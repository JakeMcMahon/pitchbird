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ljuao2vth81s" w:id="0"/>
      <w:bookmarkEnd w:id="0"/>
      <w:r w:rsidDel="00000000" w:rsidR="00000000" w:rsidRPr="00000000">
        <w:rPr>
          <w:rtl w:val="0"/>
        </w:rPr>
        <w:t xml:space="preserve">Posting analytics Germany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hyperlink r:id="rId7">
        <w:r w:rsidDel="00000000" w:rsidR="00000000" w:rsidRPr="00000000">
          <w:rPr>
            <w:color w:val="1155cc"/>
            <w:u w:val="single"/>
            <w:rtl w:val="0"/>
          </w:rPr>
          <w:t xml:space="preserve">https://taplio.com/what-and-when-to-post/Germany</w:t>
        </w:r>
      </w:hyperlink>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lki5bo4h0grf" w:id="1"/>
      <w:bookmarkEnd w:id="1"/>
      <w:hyperlink w:anchor="_lki5bo4h0grf">
        <w:r w:rsidDel="00000000" w:rsidR="00000000" w:rsidRPr="00000000">
          <w:rPr>
            <w:color w:val="1155cc"/>
            <w:u w:val="single"/>
            <w:rtl w:val="0"/>
          </w:rPr>
          <w:t xml:space="preserve">Posts to review </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tbl>
      <w:tblPr>
        <w:tblStyle w:val="Table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25"/>
        <w:gridCol w:w="2340"/>
        <w:gridCol w:w="2370"/>
        <w:tblGridChange w:id="0">
          <w:tblGrid>
            <w:gridCol w:w="2340"/>
            <w:gridCol w:w="2325"/>
            <w:gridCol w:w="2340"/>
            <w:gridCol w:w="2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Reviewed?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Design Creative 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Launching your business Intro 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8">
              <w:r w:rsidDel="00000000" w:rsidR="00000000" w:rsidRPr="00000000">
                <w:rPr>
                  <w:b w:val="1"/>
                  <w:bCs w:val="1"/>
                  <w:color w:val="0000ee"/>
                  <w:u w:val="single"/>
                  <w:rtl w:val="0"/>
                </w:rPr>
                <w:t xml:space="preserve">Magdalena Content Calendar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Business legal structure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9">
              <w:r w:rsidDel="00000000" w:rsidR="00000000" w:rsidRPr="00000000">
                <w:rPr>
                  <w:color w:val="0000ee"/>
                  <w:u w:val="single"/>
                  <w:rtl w:val="0"/>
                </w:rPr>
                <w:t xml:space="preserve">Magdalena Content Calendar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PUBLISHED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Domain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0">
              <w:r w:rsidDel="00000000" w:rsidR="00000000" w:rsidRPr="00000000">
                <w:rPr>
                  <w:color w:val="0000ee"/>
                  <w:u w:val="single"/>
                  <w:rtl w:val="0"/>
                </w:rPr>
                <w:t xml:space="preserve">Magdalena Content Calendar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Naming your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1">
              <w:r w:rsidDel="00000000" w:rsidR="00000000" w:rsidRPr="00000000">
                <w:rPr>
                  <w:color w:val="0000ee"/>
                  <w:u w:val="single"/>
                  <w:rtl w:val="0"/>
                </w:rPr>
                <w:t xml:space="preserve">Magdalena Content Calendar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PUBLISHED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color w:val="ff0000"/>
              </w:rPr>
            </w:pPr>
            <w:r w:rsidDel="00000000" w:rsidR="00000000" w:rsidRPr="00000000">
              <w:rPr>
                <w:color w:val="ff0000"/>
                <w:rtl w:val="0"/>
              </w:rPr>
              <w:t xml:space="preserve">Carousel needed (differentiated design, lighter blue)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Logos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2">
              <w:r w:rsidDel="00000000" w:rsidR="00000000" w:rsidRPr="00000000">
                <w:rPr>
                  <w:color w:val="0000ee"/>
                  <w:u w:val="single"/>
                  <w:rtl w:val="0"/>
                </w:rPr>
                <w:t xml:space="preserve">Magdalena Content Calendar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PUBLISHED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color w:val="ff0000"/>
              </w:rPr>
            </w:pPr>
            <w:r w:rsidDel="00000000" w:rsidR="00000000" w:rsidRPr="00000000">
              <w:rPr>
                <w:color w:val="ff0000"/>
                <w:rtl w:val="0"/>
              </w:rPr>
              <w:t xml:space="preserve">Carousel needed (differentiated design, lighter blue)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Org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3">
              <w:r w:rsidDel="00000000" w:rsidR="00000000" w:rsidRPr="00000000">
                <w:rPr>
                  <w:color w:val="0000ee"/>
                  <w:u w:val="single"/>
                  <w:rtl w:val="0"/>
                </w:rPr>
                <w:t xml:space="preserve">Magdalena Content Calendar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color w:val="ff0000"/>
              </w:rPr>
            </w:pPr>
            <w:r w:rsidDel="00000000" w:rsidR="00000000" w:rsidRPr="00000000">
              <w:rPr>
                <w:color w:val="ff0000"/>
                <w:rtl w:val="0"/>
              </w:rPr>
              <w:t xml:space="preserve">Carousel needed (differentiated design, lighter blue)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Tech stack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4">
              <w:r w:rsidDel="00000000" w:rsidR="00000000" w:rsidRPr="00000000">
                <w:rPr>
                  <w:color w:val="0000ee"/>
                  <w:u w:val="single"/>
                  <w:rtl w:val="0"/>
                </w:rPr>
                <w:t xml:space="preserve">Magdalena Content Calendar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color w:val="ff0000"/>
              </w:rPr>
            </w:pPr>
            <w:r w:rsidDel="00000000" w:rsidR="00000000" w:rsidRPr="00000000">
              <w:rPr>
                <w:color w:val="ff0000"/>
                <w:rtl w:val="0"/>
              </w:rPr>
              <w:t xml:space="preserve">Carousel needed (differentiated design, lighter blue)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 Vesting 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5">
              <w:r w:rsidDel="00000000" w:rsidR="00000000" w:rsidRPr="00000000">
                <w:rPr>
                  <w:color w:val="0000ee"/>
                  <w:u w:val="single"/>
                  <w:rtl w:val="0"/>
                </w:rPr>
                <w:t xml:space="preserve">Magdalena Content Calendar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color w:val="ff0000"/>
              </w:rPr>
            </w:pPr>
            <w:r w:rsidDel="00000000" w:rsidR="00000000" w:rsidRPr="00000000">
              <w:rPr>
                <w:color w:val="ff0000"/>
                <w:rtl w:val="0"/>
              </w:rPr>
              <w:t xml:space="preserve">Carousel needed (differentiated design, lighter blue)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Defining target 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6">
              <w:r w:rsidDel="00000000" w:rsidR="00000000" w:rsidRPr="00000000">
                <w:rPr>
                  <w:color w:val="0000ee"/>
                  <w:u w:val="single"/>
                  <w:rtl w:val="0"/>
                </w:rPr>
                <w:t xml:space="preserve">Magdalena Content Calendar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color w:val="ff0000"/>
              </w:rPr>
            </w:pPr>
            <w:r w:rsidDel="00000000" w:rsidR="00000000" w:rsidRPr="00000000">
              <w:rPr>
                <w:color w:val="ff0000"/>
                <w:rtl w:val="0"/>
              </w:rPr>
              <w:t xml:space="preserve">Carousel needed (differentiated design, lighter blue)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 Protecting your 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7">
              <w:r w:rsidDel="00000000" w:rsidR="00000000" w:rsidRPr="00000000">
                <w:rPr>
                  <w:color w:val="0000ee"/>
                  <w:u w:val="single"/>
                  <w:rtl w:val="0"/>
                </w:rPr>
                <w:t xml:space="preserve">Magdalena Content Calendar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color w:val="ff0000"/>
              </w:rPr>
            </w:pPr>
            <w:r w:rsidDel="00000000" w:rsidR="00000000" w:rsidRPr="00000000">
              <w:rPr>
                <w:color w:val="ff0000"/>
                <w:rtl w:val="0"/>
              </w:rPr>
              <w:t xml:space="preserve">Carousel needed (differentiated design, lighter blue)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Launching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8">
              <w:r w:rsidDel="00000000" w:rsidR="00000000" w:rsidRPr="00000000">
                <w:rPr>
                  <w:color w:val="0000ee"/>
                  <w:u w:val="single"/>
                  <w:rtl w:val="0"/>
                </w:rPr>
                <w:t xml:space="preserve">Magdalena Content Calendar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color w:val="ff0000"/>
              </w:rPr>
            </w:pPr>
            <w:r w:rsidDel="00000000" w:rsidR="00000000" w:rsidRPr="00000000">
              <w:rPr>
                <w:color w:val="ff0000"/>
                <w:rtl w:val="0"/>
              </w:rPr>
              <w:t xml:space="preserve">Carousel needed (differentiated design, lighter blue)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WEEK 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Pitch Deck FAQ’s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9">
              <w:r w:rsidDel="00000000" w:rsidR="00000000" w:rsidRPr="00000000">
                <w:rPr>
                  <w:color w:val="0000ee"/>
                  <w:u w:val="single"/>
                  <w:rtl w:val="0"/>
                </w:rPr>
                <w:t xml:space="preserve">Magdalena Content Calendar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do investors look for in a pitch?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0">
              <w:r w:rsidDel="00000000" w:rsidR="00000000" w:rsidRPr="00000000">
                <w:rPr>
                  <w:color w:val="0000ee"/>
                  <w:u w:val="single"/>
                  <w:rtl w:val="0"/>
                </w:rPr>
                <w:t xml:space="preserve">Magdalena Content Calendar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Done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Types of pre-seed funding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1">
              <w:r w:rsidDel="00000000" w:rsidR="00000000" w:rsidRPr="00000000">
                <w:rPr>
                  <w:color w:val="0000ee"/>
                  <w:u w:val="single"/>
                  <w:rtl w:val="0"/>
                </w:rPr>
                <w:t xml:space="preserve">Magdalena Content Calendar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WEEK TWO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2">
              <w:r w:rsidDel="00000000" w:rsidR="00000000" w:rsidRPr="00000000">
                <w:rPr>
                  <w:color w:val="0000ee"/>
                  <w:u w:val="single"/>
                  <w:rtl w:val="0"/>
                </w:rPr>
                <w:t xml:space="preserve">Magdalena Content Calendar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3">
              <w:r w:rsidDel="00000000" w:rsidR="00000000" w:rsidRPr="00000000">
                <w:rPr>
                  <w:color w:val="0000ee"/>
                  <w:u w:val="single"/>
                  <w:rtl w:val="0"/>
                </w:rPr>
                <w:t xml:space="preserve">Magdalena Content Calendar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b w:val="1"/>
                <w:bCs w:val="1"/>
                <w:rtl w:val="0"/>
              </w:rPr>
              <w:t xml:space="preserve">WEEK FIVE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4">
              <w:r w:rsidDel="00000000" w:rsidR="00000000" w:rsidRPr="00000000">
                <w:rPr>
                  <w:color w:val="0000ee"/>
                  <w:u w:val="single"/>
                  <w:rtl w:val="0"/>
                </w:rPr>
                <w:t xml:space="preserve">Magdalena Content Calendar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0ff00"/>
                <w:rtl w:val="0"/>
              </w:rPr>
              <w:t xml:space="preserve">PUBLISHED</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color w:val="ff0000"/>
              </w:rPr>
            </w:pPr>
            <w:commentRangeStart w:id="0"/>
            <w:r w:rsidDel="00000000" w:rsidR="00000000" w:rsidRPr="00000000">
              <w:rPr>
                <w:color w:val="ff0000"/>
                <w:rtl w:val="0"/>
              </w:rPr>
              <w:t xml:space="preserve">Carousel needed (regular post, dark blue)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End w:id="0"/>
            <w:r w:rsidDel="00000000" w:rsidR="00000000" w:rsidRPr="00000000">
              <w:commentReference w:id="0"/>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5">
              <w:r w:rsidDel="00000000" w:rsidR="00000000" w:rsidRPr="00000000">
                <w:rPr>
                  <w:color w:val="0000ee"/>
                  <w:u w:val="single"/>
                  <w:rtl w:val="0"/>
                </w:rPr>
                <w:t xml:space="preserve">Magdalena Content Calendar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ff00"/>
              </w:rPr>
            </w:pPr>
            <w:r w:rsidDel="00000000" w:rsidR="00000000" w:rsidRPr="00000000">
              <w:rPr>
                <w:color w:val="00ff00"/>
                <w:rtl w:val="0"/>
              </w:rPr>
              <w:t xml:space="preserve">PUBLISHED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color w:val="ff0000"/>
              </w:rPr>
            </w:pPr>
            <w:r w:rsidDel="00000000" w:rsidR="00000000" w:rsidRPr="00000000">
              <w:rPr>
                <w:color w:val="ff0000"/>
                <w:rtl w:val="0"/>
              </w:rPr>
              <w:t xml:space="preserve">Done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hyperlink r:id="rId26">
              <w:r w:rsidDel="00000000" w:rsidR="00000000" w:rsidRPr="00000000">
                <w:rPr>
                  <w:color w:val="0000ee"/>
                  <w:u w:val="single"/>
                  <w:rtl w:val="0"/>
                </w:rPr>
                <w:t xml:space="preserve">Magdalena Content Calendar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ff00"/>
              </w:rPr>
            </w:pPr>
            <w:r w:rsidDel="00000000" w:rsidR="00000000" w:rsidRPr="00000000">
              <w:rPr>
                <w:color w:val="00ff00"/>
                <w:rtl w:val="0"/>
              </w:rPr>
              <w:t xml:space="preserve">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color w:val="ff0000"/>
              </w:rPr>
            </w:pPr>
            <w:r w:rsidDel="00000000" w:rsidR="00000000" w:rsidRPr="00000000">
              <w:rPr>
                <w:color w:val="ff0000"/>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color w:val="ff0000"/>
              </w:rPr>
            </w:pPr>
            <w:r w:rsidDel="00000000" w:rsidR="00000000" w:rsidRPr="00000000">
              <w:rPr>
                <w:rtl w:val="0"/>
              </w:rPr>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rPr/>
      </w:pPr>
      <w:bookmarkStart w:colFirst="0" w:colLast="0" w:name="_vt6vocxi67ol" w:id="2"/>
      <w:bookmarkEnd w:id="2"/>
      <w:r w:rsidDel="00000000" w:rsidR="00000000" w:rsidRPr="00000000">
        <w:rPr>
          <w:rtl w:val="0"/>
        </w:rPr>
      </w:r>
    </w:p>
    <w:p w:rsidR="00000000" w:rsidDel="00000000" w:rsidP="00000000" w:rsidRDefault="00000000" w:rsidRPr="00000000" w14:paraId="00000069">
      <w:pPr>
        <w:pStyle w:val="Heading1"/>
        <w:rPr/>
      </w:pPr>
      <w:bookmarkStart w:colFirst="0" w:colLast="0" w:name="_pzwzudkyi8ip" w:id="3"/>
      <w:bookmarkEnd w:id="3"/>
      <w:r w:rsidDel="00000000" w:rsidR="00000000" w:rsidRPr="00000000">
        <w:rPr>
          <w:rtl w:val="0"/>
        </w:rPr>
      </w:r>
    </w:p>
    <w:p w:rsidR="00000000" w:rsidDel="00000000" w:rsidP="00000000" w:rsidRDefault="00000000" w:rsidRPr="00000000" w14:paraId="0000006A">
      <w:pPr>
        <w:pStyle w:val="Heading1"/>
        <w:rPr/>
      </w:pPr>
      <w:bookmarkStart w:colFirst="0" w:colLast="0" w:name="_581wpfxpf3vh" w:id="4"/>
      <w:bookmarkEnd w:id="4"/>
      <w:r w:rsidDel="00000000" w:rsidR="00000000" w:rsidRPr="00000000">
        <w:rPr>
          <w:rtl w:val="0"/>
        </w:rPr>
      </w:r>
    </w:p>
    <w:p w:rsidR="00000000" w:rsidDel="00000000" w:rsidP="00000000" w:rsidRDefault="00000000" w:rsidRPr="00000000" w14:paraId="0000006B">
      <w:pPr>
        <w:pStyle w:val="Heading1"/>
        <w:rPr/>
      </w:pPr>
      <w:bookmarkStart w:colFirst="0" w:colLast="0" w:name="_9i8bj14c76f0" w:id="5"/>
      <w:bookmarkEnd w:id="5"/>
      <w:r w:rsidDel="00000000" w:rsidR="00000000" w:rsidRPr="00000000">
        <w:rPr>
          <w:rtl w:val="0"/>
        </w:rPr>
        <w:t xml:space="preserve">2025 posts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3"/>
        <w:rPr/>
      </w:pPr>
      <w:bookmarkStart w:colFirst="0" w:colLast="0" w:name="_7ord2ywohauq" w:id="6"/>
      <w:bookmarkEnd w:id="6"/>
      <w:r w:rsidDel="00000000" w:rsidR="00000000" w:rsidRPr="00000000">
        <w:rPr>
          <w:rtl w:val="0"/>
        </w:rPr>
        <w:t xml:space="preserve">4 essential pitch deck elements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1"/>
        <w:keepNext w:val="0"/>
        <w:keepLines w:val="0"/>
        <w:spacing w:before="480" w:lineRule="auto"/>
        <w:rPr>
          <w:b w:val="1"/>
          <w:bCs w:val="1"/>
          <w:sz w:val="46"/>
          <w:szCs w:val="46"/>
        </w:rPr>
      </w:pPr>
      <w:bookmarkStart w:colFirst="0" w:colLast="0" w:name="_ymnxbz3dxvv9" w:id="7"/>
      <w:bookmarkEnd w:id="7"/>
      <w:r w:rsidDel="00000000" w:rsidR="00000000" w:rsidRPr="00000000">
        <w:rPr>
          <w:b w:val="1"/>
          <w:bCs w:val="1"/>
          <w:sz w:val="46"/>
          <w:szCs w:val="46"/>
          <w:rtl w:val="0"/>
        </w:rPr>
        <w:t xml:space="preserve">4 Must-Have Elements in Your Pitch Deck (That Aren't Just About Your Product!)</w:t>
      </w:r>
    </w:p>
    <w:p w:rsidR="00000000" w:rsidDel="00000000" w:rsidP="00000000" w:rsidRDefault="00000000" w:rsidRPr="00000000" w14:paraId="00000071">
      <w:pPr>
        <w:spacing w:after="240" w:before="240" w:lineRule="auto"/>
        <w:rPr/>
      </w:pPr>
      <w:r w:rsidDel="00000000" w:rsidR="00000000" w:rsidRPr="00000000">
        <w:rPr>
          <w:rtl w:val="0"/>
        </w:rPr>
        <w:t xml:space="preserve">Your pitch deck is MUCH more than just showcasing your product or service! After working with hundreds of founders, we’ve noticed the most successful decks nail these four critical elements…</w:t>
      </w:r>
    </w:p>
    <w:p w:rsidR="00000000" w:rsidDel="00000000" w:rsidP="00000000" w:rsidRDefault="00000000" w:rsidRPr="00000000" w14:paraId="00000072">
      <w:pPr>
        <w:spacing w:after="240" w:before="240" w:lineRule="auto"/>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Pain Point</w:t>
      </w:r>
      <w:r w:rsidDel="00000000" w:rsidR="00000000" w:rsidRPr="00000000">
        <w:rPr>
          <w:rtl w:val="0"/>
        </w:rPr>
        <w:t xml:space="preserve"> 🤕 </w:t>
      </w:r>
    </w:p>
    <w:p w:rsidR="00000000" w:rsidDel="00000000" w:rsidP="00000000" w:rsidRDefault="00000000" w:rsidRPr="00000000" w14:paraId="00000073">
      <w:pPr>
        <w:spacing w:after="240" w:before="240" w:lineRule="auto"/>
        <w:rPr/>
      </w:pPr>
      <w:r w:rsidDel="00000000" w:rsidR="00000000" w:rsidRPr="00000000">
        <w:rPr>
          <w:rtl w:val="0"/>
        </w:rPr>
        <w:t xml:space="preserve">What makes your product or service a 'pain killer' for customers? Don't just state a problem exists - quantify the COST of the problem. When you show investors the financial impact this pain has on your target market, you validate the urgent need for your solution.</w:t>
      </w:r>
    </w:p>
    <w:p w:rsidR="00000000" w:rsidDel="00000000" w:rsidP="00000000" w:rsidRDefault="00000000" w:rsidRPr="00000000" w14:paraId="00000074">
      <w:pPr>
        <w:spacing w:after="240" w:before="240" w:lineRule="auto"/>
        <w:rPr/>
      </w:pPr>
      <w:r w:rsidDel="00000000" w:rsidR="00000000" w:rsidRPr="00000000">
        <w:rPr>
          <w:rFonts w:ascii="Andika" w:cs="Andika" w:eastAsia="Andika" w:hAnsi="Andika"/>
          <w:rtl w:val="0"/>
        </w:rPr>
        <w:t xml:space="preserve">2️⃣ </w:t>
      </w:r>
      <w:r w:rsidDel="00000000" w:rsidR="00000000" w:rsidRPr="00000000">
        <w:rPr>
          <w:b w:val="1"/>
          <w:bCs w:val="1"/>
          <w:rtl w:val="0"/>
        </w:rPr>
        <w:t xml:space="preserve">Problem Statement</w:t>
      </w:r>
      <w:r w:rsidDel="00000000" w:rsidR="00000000" w:rsidRPr="00000000">
        <w:rPr>
          <w:rtl w:val="0"/>
        </w:rPr>
        <w:t xml:space="preserve"> 🎯 </w:t>
      </w:r>
    </w:p>
    <w:p w:rsidR="00000000" w:rsidDel="00000000" w:rsidP="00000000" w:rsidRDefault="00000000" w:rsidRPr="00000000" w14:paraId="00000075">
      <w:pPr>
        <w:spacing w:after="240" w:before="240" w:lineRule="auto"/>
        <w:rPr/>
      </w:pPr>
      <w:r w:rsidDel="00000000" w:rsidR="00000000" w:rsidRPr="00000000">
        <w:rPr>
          <w:rtl w:val="0"/>
        </w:rPr>
        <w:t xml:space="preserve">A clear, concise description of the issue your startup solves. Make your problem slide action titles pop by using rhetorical structures that demand attention. </w:t>
      </w:r>
    </w:p>
    <w:p w:rsidR="00000000" w:rsidDel="00000000" w:rsidP="00000000" w:rsidRDefault="00000000" w:rsidRPr="00000000" w14:paraId="00000076">
      <w:pPr>
        <w:spacing w:after="240" w:before="240" w:lineRule="auto"/>
        <w:rPr/>
      </w:pPr>
      <w:r w:rsidDel="00000000" w:rsidR="00000000" w:rsidRPr="00000000">
        <w:rPr>
          <w:rtl w:val="0"/>
        </w:rPr>
        <w:t xml:space="preserve">For example, using our Paradox Framework we were able to help an EdTech startup pivot from "Improving Online Learning" to "Despite $18B Spent on Educational Technology, Student Engagement Has DECREASED 34%."</w:t>
      </w:r>
    </w:p>
    <w:p w:rsidR="00000000" w:rsidDel="00000000" w:rsidP="00000000" w:rsidRDefault="00000000" w:rsidRPr="00000000" w14:paraId="00000077">
      <w:pPr>
        <w:spacing w:after="240" w:before="240" w:lineRule="auto"/>
        <w:rPr/>
      </w:pPr>
      <w:r w:rsidDel="00000000" w:rsidR="00000000" w:rsidRPr="00000000">
        <w:rPr>
          <w:rFonts w:ascii="Andika" w:cs="Andika" w:eastAsia="Andika" w:hAnsi="Andika"/>
          <w:rtl w:val="0"/>
        </w:rPr>
        <w:t xml:space="preserve">3️⃣ </w:t>
      </w:r>
      <w:r w:rsidDel="00000000" w:rsidR="00000000" w:rsidRPr="00000000">
        <w:rPr>
          <w:b w:val="1"/>
          <w:bCs w:val="1"/>
          <w:rtl w:val="0"/>
        </w:rPr>
        <w:t xml:space="preserve">Market Size</w:t>
      </w:r>
      <w:r w:rsidDel="00000000" w:rsidR="00000000" w:rsidRPr="00000000">
        <w:rPr>
          <w:rtl w:val="0"/>
        </w:rPr>
        <w:t xml:space="preserve"> 💰 </w:t>
      </w:r>
    </w:p>
    <w:p w:rsidR="00000000" w:rsidDel="00000000" w:rsidP="00000000" w:rsidRDefault="00000000" w:rsidRPr="00000000" w14:paraId="00000078">
      <w:pPr>
        <w:spacing w:after="240" w:before="240" w:lineRule="auto"/>
        <w:rPr/>
      </w:pPr>
      <w:r w:rsidDel="00000000" w:rsidR="00000000" w:rsidRPr="00000000">
        <w:rPr>
          <w:rtl w:val="0"/>
        </w:rPr>
        <w:t xml:space="preserve">Quantify market size to show GROWTH potential. Don’t just highlight the overall market size – anyone can do that. You need to cover TAM, SAM, SOM and CAGR to show investors you’ve really thought about your target market and business potential. </w:t>
      </w:r>
    </w:p>
    <w:p w:rsidR="00000000" w:rsidDel="00000000" w:rsidP="00000000" w:rsidRDefault="00000000" w:rsidRPr="00000000" w14:paraId="00000079">
      <w:pPr>
        <w:spacing w:after="240" w:before="240" w:lineRule="auto"/>
        <w:rPr/>
      </w:pPr>
      <w:r w:rsidDel="00000000" w:rsidR="00000000" w:rsidRPr="00000000">
        <w:rPr>
          <w:rFonts w:ascii="Andika" w:cs="Andika" w:eastAsia="Andika" w:hAnsi="Andika"/>
          <w:rtl w:val="0"/>
        </w:rPr>
        <w:t xml:space="preserve">4️⃣ </w:t>
      </w:r>
      <w:r w:rsidDel="00000000" w:rsidR="00000000" w:rsidRPr="00000000">
        <w:rPr>
          <w:b w:val="1"/>
          <w:bCs w:val="1"/>
          <w:rtl w:val="0"/>
        </w:rPr>
        <w:t xml:space="preserve">Competitive Landscape</w:t>
      </w:r>
      <w:r w:rsidDel="00000000" w:rsidR="00000000" w:rsidRPr="00000000">
        <w:rPr>
          <w:rtl w:val="0"/>
        </w:rPr>
        <w:t xml:space="preserve"> 💊 </w:t>
      </w:r>
    </w:p>
    <w:p w:rsidR="00000000" w:rsidDel="00000000" w:rsidP="00000000" w:rsidRDefault="00000000" w:rsidRPr="00000000" w14:paraId="0000007A">
      <w:pPr>
        <w:spacing w:after="240" w:before="240" w:lineRule="auto"/>
        <w:rPr/>
      </w:pPr>
      <w:r w:rsidDel="00000000" w:rsidR="00000000" w:rsidRPr="00000000">
        <w:rPr>
          <w:rtl w:val="0"/>
        </w:rPr>
        <w:t xml:space="preserve">Show why current solutions aren't the 'pain killer' the market wants. This doesn't just demonstrate how your solution stands out – it proves you've researched your market extensively and truly understand your unique value proposition.</w:t>
      </w:r>
    </w:p>
    <w:p w:rsidR="00000000" w:rsidDel="00000000" w:rsidP="00000000" w:rsidRDefault="00000000" w:rsidRPr="00000000" w14:paraId="0000007B">
      <w:pPr>
        <w:spacing w:after="240" w:before="240" w:lineRule="auto"/>
        <w:rPr/>
      </w:pPr>
      <w:r w:rsidDel="00000000" w:rsidR="00000000" w:rsidRPr="00000000">
        <w:rPr>
          <w:rtl w:val="0"/>
        </w:rPr>
        <w:t xml:space="preserve">Remember, investors aren’t just looking for flashy products – they’re seeking market opportunities first and foremost. Tell a complete story about market opportunity, customer pain, and why your approach is uniquely positioned to win.</w:t>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3"/>
        <w:rPr/>
      </w:pPr>
      <w:bookmarkStart w:colFirst="0" w:colLast="0" w:name="_7bsi14ak2gb7" w:id="8"/>
      <w:bookmarkEnd w:id="8"/>
      <w:r w:rsidDel="00000000" w:rsidR="00000000" w:rsidRPr="00000000">
        <w:rPr>
          <w:rtl w:val="0"/>
        </w:rPr>
        <w:t xml:space="preserve">Pitch deck killer  – mediocre product slide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Attention, founders! 🚨 There's a silent killer lurking in most pitch decks, and its name is "The Mediocre Product Slide." But don't worry, I've got the antidote.</w:t>
      </w:r>
    </w:p>
    <w:p w:rsidR="00000000" w:rsidDel="00000000" w:rsidP="00000000" w:rsidRDefault="00000000" w:rsidRPr="00000000" w14:paraId="00000083">
      <w:pPr>
        <w:spacing w:after="240" w:before="240" w:lineRule="auto"/>
        <w:rPr/>
      </w:pPr>
      <w:r w:rsidDel="00000000" w:rsidR="00000000" w:rsidRPr="00000000">
        <w:rPr>
          <w:rtl w:val="0"/>
        </w:rPr>
        <w:t xml:space="preserve">After reviewing thousands of pitch decks, here are the Top 4 mistakes I see even seasoned entrepreneurs make:</w:t>
      </w:r>
    </w:p>
    <w:p w:rsidR="00000000" w:rsidDel="00000000" w:rsidP="00000000" w:rsidRDefault="00000000" w:rsidRPr="00000000" w14:paraId="00000084">
      <w:pPr>
        <w:spacing w:after="240" w:before="240" w:lineRule="auto"/>
        <w:rPr/>
      </w:pPr>
      <w:r w:rsidDel="00000000" w:rsidR="00000000" w:rsidRPr="00000000">
        <w:rPr>
          <w:rtl w:val="0"/>
        </w:rPr>
        <w:t xml:space="preserve">🔶 The Feature Dump</w:t>
      </w:r>
    </w:p>
    <w:p w:rsidR="00000000" w:rsidDel="00000000" w:rsidP="00000000" w:rsidRDefault="00000000" w:rsidRPr="00000000" w14:paraId="00000085">
      <w:pPr>
        <w:spacing w:after="240" w:before="240" w:lineRule="auto"/>
        <w:rPr/>
      </w:pPr>
      <w:r w:rsidDel="00000000" w:rsidR="00000000" w:rsidRPr="00000000">
        <w:rPr>
          <w:rtl w:val="0"/>
        </w:rPr>
        <w:t xml:space="preserve">It’s tempting because you want to show off ALL your hard work.</w:t>
      </w:r>
    </w:p>
    <w:p w:rsidR="00000000" w:rsidDel="00000000" w:rsidP="00000000" w:rsidRDefault="00000000" w:rsidRPr="00000000" w14:paraId="00000086">
      <w:pPr>
        <w:spacing w:after="240" w:before="240" w:lineRule="auto"/>
        <w:rPr/>
      </w:pPr>
      <w:r w:rsidDel="00000000" w:rsidR="00000000" w:rsidRPr="00000000">
        <w:rPr>
          <w:rtl w:val="0"/>
        </w:rPr>
        <w:t xml:space="preserve">But it fails because it overwhelms investors and obscures your core value </w:t>
      </w:r>
    </w:p>
    <w:p w:rsidR="00000000" w:rsidDel="00000000" w:rsidP="00000000" w:rsidRDefault="00000000" w:rsidRPr="00000000" w14:paraId="00000087">
      <w:pPr>
        <w:spacing w:after="240" w:before="240" w:lineRule="auto"/>
        <w:rPr/>
      </w:pPr>
      <w:r w:rsidDel="00000000" w:rsidR="00000000" w:rsidRPr="00000000">
        <w:rPr>
          <w:rtl w:val="0"/>
        </w:rPr>
        <w:t xml:space="preserve">The fix: Apply a version of the MoSCoW Method (Must-have, Should-have, Could-have, Won't-have) to prioritize features that matters most to your users – or use the Jobs to Be Done framework to achieve the same. </w:t>
      </w:r>
    </w:p>
    <w:p w:rsidR="00000000" w:rsidDel="00000000" w:rsidP="00000000" w:rsidRDefault="00000000" w:rsidRPr="00000000" w14:paraId="00000088">
      <w:pPr>
        <w:spacing w:after="240" w:before="240" w:lineRule="auto"/>
        <w:rPr/>
      </w:pPr>
      <w:r w:rsidDel="00000000" w:rsidR="00000000" w:rsidRPr="00000000">
        <w:rPr>
          <w:rtl w:val="0"/>
        </w:rPr>
        <w:t xml:space="preserve">🔶 The Jargon Jungle</w:t>
      </w:r>
    </w:p>
    <w:p w:rsidR="00000000" w:rsidDel="00000000" w:rsidP="00000000" w:rsidRDefault="00000000" w:rsidRPr="00000000" w14:paraId="00000089">
      <w:pPr>
        <w:spacing w:after="240" w:before="240" w:lineRule="auto"/>
        <w:rPr/>
      </w:pPr>
      <w:r w:rsidDel="00000000" w:rsidR="00000000" w:rsidRPr="00000000">
        <w:rPr>
          <w:rtl w:val="0"/>
        </w:rPr>
        <w:t xml:space="preserve">It’s tempting because you want your solution to sound smart and technologically advanced.</w:t>
      </w:r>
    </w:p>
    <w:p w:rsidR="00000000" w:rsidDel="00000000" w:rsidP="00000000" w:rsidRDefault="00000000" w:rsidRPr="00000000" w14:paraId="0000008A">
      <w:pPr>
        <w:spacing w:after="240" w:before="240" w:lineRule="auto"/>
        <w:rPr/>
      </w:pPr>
      <w:r w:rsidDel="00000000" w:rsidR="00000000" w:rsidRPr="00000000">
        <w:rPr>
          <w:rtl w:val="0"/>
        </w:rPr>
        <w:t xml:space="preserve">But it failed because it alienates non-technical investors and obscures your message.</w:t>
      </w:r>
    </w:p>
    <w:p w:rsidR="00000000" w:rsidDel="00000000" w:rsidP="00000000" w:rsidRDefault="00000000" w:rsidRPr="00000000" w14:paraId="0000008B">
      <w:pPr>
        <w:spacing w:after="240" w:before="240" w:lineRule="auto"/>
        <w:rPr/>
      </w:pPr>
      <w:r w:rsidDel="00000000" w:rsidR="00000000" w:rsidRPr="00000000">
        <w:rPr>
          <w:rtl w:val="0"/>
        </w:rPr>
        <w:t xml:space="preserve">The fix: Use the "Grandma Test" - if your grandmother wouldn't understand it, simplify it further. Hemingway Editor can also help simplify complex paragraphs and sentences. </w:t>
      </w:r>
    </w:p>
    <w:p w:rsidR="00000000" w:rsidDel="00000000" w:rsidP="00000000" w:rsidRDefault="00000000" w:rsidRPr="00000000" w14:paraId="0000008C">
      <w:pPr>
        <w:spacing w:after="240" w:before="240" w:lineRule="auto"/>
        <w:rPr/>
      </w:pPr>
      <w:r w:rsidDel="00000000" w:rsidR="00000000" w:rsidRPr="00000000">
        <w:rPr>
          <w:rtl w:val="0"/>
        </w:rPr>
        <w:t xml:space="preserve">🔶 Visionary Vagueness</w:t>
      </w:r>
    </w:p>
    <w:p w:rsidR="00000000" w:rsidDel="00000000" w:rsidP="00000000" w:rsidRDefault="00000000" w:rsidRPr="00000000" w14:paraId="0000008D">
      <w:pPr>
        <w:spacing w:after="240" w:before="240" w:lineRule="auto"/>
        <w:rPr/>
      </w:pPr>
      <w:r w:rsidDel="00000000" w:rsidR="00000000" w:rsidRPr="00000000">
        <w:rPr>
          <w:rtl w:val="0"/>
        </w:rPr>
        <w:t xml:space="preserve">It’s tempting because you don't want to box yourself in.</w:t>
      </w:r>
    </w:p>
    <w:p w:rsidR="00000000" w:rsidDel="00000000" w:rsidP="00000000" w:rsidRDefault="00000000" w:rsidRPr="00000000" w14:paraId="0000008E">
      <w:pPr>
        <w:spacing w:after="240" w:before="240" w:lineRule="auto"/>
        <w:rPr/>
      </w:pPr>
      <w:r w:rsidDel="00000000" w:rsidR="00000000" w:rsidRPr="00000000">
        <w:rPr>
          <w:rtl w:val="0"/>
        </w:rPr>
        <w:t xml:space="preserve">But it fails because investors need CONCRETE details to assess viability.</w:t>
      </w:r>
    </w:p>
    <w:p w:rsidR="00000000" w:rsidDel="00000000" w:rsidP="00000000" w:rsidRDefault="00000000" w:rsidRPr="00000000" w14:paraId="0000008F">
      <w:pPr>
        <w:spacing w:after="240" w:before="240" w:lineRule="auto"/>
        <w:rPr/>
      </w:pPr>
      <w:r w:rsidDel="00000000" w:rsidR="00000000" w:rsidRPr="00000000">
        <w:rPr>
          <w:rtl w:val="0"/>
        </w:rPr>
        <w:t xml:space="preserve">The fix: Use the Jobs-to-be-Done framework to clearly show what specific customer problems you solve.</w:t>
      </w:r>
    </w:p>
    <w:p w:rsidR="00000000" w:rsidDel="00000000" w:rsidP="00000000" w:rsidRDefault="00000000" w:rsidRPr="00000000" w14:paraId="00000090">
      <w:pPr>
        <w:spacing w:after="240" w:before="240" w:lineRule="auto"/>
        <w:rPr/>
      </w:pPr>
      <w:r w:rsidDel="00000000" w:rsidR="00000000" w:rsidRPr="00000000">
        <w:rPr>
          <w:rtl w:val="0"/>
        </w:rPr>
        <w:t xml:space="preserve">🔶 Competitive Blindness</w:t>
      </w:r>
    </w:p>
    <w:p w:rsidR="00000000" w:rsidDel="00000000" w:rsidP="00000000" w:rsidRDefault="00000000" w:rsidRPr="00000000" w14:paraId="00000091">
      <w:pPr>
        <w:spacing w:after="240" w:before="240" w:lineRule="auto"/>
        <w:rPr/>
      </w:pPr>
      <w:r w:rsidDel="00000000" w:rsidR="00000000" w:rsidRPr="00000000">
        <w:rPr>
          <w:rtl w:val="0"/>
        </w:rPr>
        <w:t xml:space="preserve">It’s tempting because you want to appear unique and revolutionary.</w:t>
      </w:r>
    </w:p>
    <w:p w:rsidR="00000000" w:rsidDel="00000000" w:rsidP="00000000" w:rsidRDefault="00000000" w:rsidRPr="00000000" w14:paraId="00000092">
      <w:pPr>
        <w:spacing w:after="240" w:before="240" w:lineRule="auto"/>
        <w:rPr/>
      </w:pPr>
      <w:r w:rsidDel="00000000" w:rsidR="00000000" w:rsidRPr="00000000">
        <w:rPr>
          <w:rtl w:val="0"/>
        </w:rPr>
        <w:t xml:space="preserve">But it fails because there is often an alternative out there (even if it’s not a lot like yours but achieves the same general goal), and it can signal naivety about your market.</w:t>
      </w:r>
    </w:p>
    <w:p w:rsidR="00000000" w:rsidDel="00000000" w:rsidP="00000000" w:rsidRDefault="00000000" w:rsidRPr="00000000" w14:paraId="00000093">
      <w:pPr>
        <w:spacing w:after="240" w:before="240" w:lineRule="auto"/>
        <w:rPr/>
      </w:pPr>
      <w:r w:rsidDel="00000000" w:rsidR="00000000" w:rsidRPr="00000000">
        <w:rPr>
          <w:rtl w:val="0"/>
        </w:rPr>
        <w:t xml:space="preserve">The fix: Create a comparison matrix that honestly shows where you stand against competitors.</w:t>
      </w:r>
    </w:p>
    <w:p w:rsidR="00000000" w:rsidDel="00000000" w:rsidP="00000000" w:rsidRDefault="00000000" w:rsidRPr="00000000" w14:paraId="00000094">
      <w:pPr>
        <w:spacing w:after="240" w:before="240" w:lineRule="auto"/>
        <w:rPr/>
      </w:pPr>
      <w:r w:rsidDel="00000000" w:rsidR="00000000" w:rsidRPr="00000000">
        <w:rPr>
          <w:rtl w:val="0"/>
        </w:rPr>
        <w:t xml:space="preserve">Remember, crafting a killer product slide is as much about what you leave out as what you put in.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1"/>
        <w:rPr/>
      </w:pPr>
      <w:bookmarkStart w:colFirst="0" w:colLast="0" w:name="_uxmpxm80ct5z" w:id="9"/>
      <w:bookmarkEnd w:id="9"/>
      <w:r w:rsidDel="00000000" w:rsidR="00000000" w:rsidRPr="00000000">
        <w:rPr>
          <w:rtl w:val="0"/>
        </w:rPr>
      </w:r>
    </w:p>
    <w:p w:rsidR="00000000" w:rsidDel="00000000" w:rsidP="00000000" w:rsidRDefault="00000000" w:rsidRPr="00000000" w14:paraId="00000097">
      <w:pPr>
        <w:pStyle w:val="Heading1"/>
        <w:rPr/>
      </w:pPr>
      <w:bookmarkStart w:colFirst="0" w:colLast="0" w:name="_ncb1qtsl8daj" w:id="10"/>
      <w:bookmarkEnd w:id="10"/>
      <w:r w:rsidDel="00000000" w:rsidR="00000000" w:rsidRPr="00000000">
        <w:rPr>
          <w:rtl w:val="0"/>
        </w:rPr>
      </w:r>
    </w:p>
    <w:p w:rsidR="00000000" w:rsidDel="00000000" w:rsidP="00000000" w:rsidRDefault="00000000" w:rsidRPr="00000000" w14:paraId="00000098">
      <w:pPr>
        <w:pStyle w:val="Heading1"/>
        <w:rPr/>
      </w:pPr>
      <w:bookmarkStart w:colFirst="0" w:colLast="0" w:name="_dgjcv1ur90pk" w:id="11"/>
      <w:bookmarkEnd w:id="11"/>
      <w:r w:rsidDel="00000000" w:rsidR="00000000" w:rsidRPr="00000000">
        <w:rPr>
          <w:rtl w:val="0"/>
        </w:rPr>
      </w:r>
    </w:p>
    <w:p w:rsidR="00000000" w:rsidDel="00000000" w:rsidP="00000000" w:rsidRDefault="00000000" w:rsidRPr="00000000" w14:paraId="00000099">
      <w:pPr>
        <w:pStyle w:val="Heading1"/>
        <w:rPr/>
      </w:pPr>
      <w:bookmarkStart w:colFirst="0" w:colLast="0" w:name="_ilghy88516ax" w:id="12"/>
      <w:bookmarkEnd w:id="12"/>
      <w:r w:rsidDel="00000000" w:rsidR="00000000" w:rsidRPr="00000000">
        <w:rPr>
          <w:rtl w:val="0"/>
        </w:rPr>
      </w:r>
    </w:p>
    <w:p w:rsidR="00000000" w:rsidDel="00000000" w:rsidP="00000000" w:rsidRDefault="00000000" w:rsidRPr="00000000" w14:paraId="0000009A">
      <w:pPr>
        <w:pStyle w:val="Heading1"/>
        <w:rPr/>
      </w:pPr>
      <w:bookmarkStart w:colFirst="0" w:colLast="0" w:name="_2fzmgnge1myv" w:id="13"/>
      <w:bookmarkEnd w:id="13"/>
      <w:r w:rsidDel="00000000" w:rsidR="00000000" w:rsidRPr="00000000">
        <w:rPr>
          <w:rtl w:val="0"/>
        </w:rPr>
      </w:r>
    </w:p>
    <w:p w:rsidR="00000000" w:rsidDel="00000000" w:rsidP="00000000" w:rsidRDefault="00000000" w:rsidRPr="00000000" w14:paraId="0000009B">
      <w:pPr>
        <w:pStyle w:val="Heading1"/>
        <w:rPr/>
      </w:pPr>
      <w:bookmarkStart w:colFirst="0" w:colLast="0" w:name="_bxxtl7hdi25y" w:id="14"/>
      <w:bookmarkEnd w:id="14"/>
      <w:r w:rsidDel="00000000" w:rsidR="00000000" w:rsidRPr="00000000">
        <w:rPr>
          <w:rtl w:val="0"/>
        </w:rPr>
        <w:t xml:space="preserve">Table of Contents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sdt>
      <w:sdtPr>
        <w:id w:val="-1968184952"/>
        <w:docPartObj>
          <w:docPartGallery w:val="Table of Contents"/>
          <w:docPartUnique w:val="1"/>
        </w:docPartObj>
      </w:sdtPr>
      <w:sdtContent>
        <w:p w:rsidR="00000000" w:rsidDel="00000000" w:rsidP="00000000" w:rsidRDefault="00000000" w:rsidRPr="00000000" w14:paraId="0000009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ljuao2vth81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Posting analytics Germany</w:t>
            </w:r>
          </w:hyperlink>
          <w:r w:rsidDel="00000000" w:rsidR="00000000" w:rsidRPr="00000000">
            <w:rPr>
              <w:rtl w:val="0"/>
            </w:rPr>
          </w:r>
        </w:p>
        <w:p w:rsidR="00000000" w:rsidDel="00000000" w:rsidP="00000000" w:rsidRDefault="00000000" w:rsidRPr="00000000" w14:paraId="0000009F">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lki5bo4h0gr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Posts to review</w:t>
            </w:r>
          </w:hyperlink>
          <w:r w:rsidDel="00000000" w:rsidR="00000000" w:rsidRPr="00000000">
            <w:rPr>
              <w:rtl w:val="0"/>
            </w:rPr>
          </w:r>
        </w:p>
        <w:p w:rsidR="00000000" w:rsidDel="00000000" w:rsidP="00000000" w:rsidRDefault="00000000" w:rsidRPr="00000000" w14:paraId="000000A0">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bxxtl7hdi25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Table of Contents</w:t>
            </w:r>
          </w:hyperlink>
          <w:r w:rsidDel="00000000" w:rsidR="00000000" w:rsidRPr="00000000">
            <w:rPr>
              <w:rtl w:val="0"/>
            </w:rPr>
          </w:r>
        </w:p>
        <w:p w:rsidR="00000000" w:rsidDel="00000000" w:rsidP="00000000" w:rsidRDefault="00000000" w:rsidRPr="00000000" w14:paraId="000000A1">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6megwvysepy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Focus</w:t>
            </w:r>
          </w:hyperlink>
          <w:r w:rsidDel="00000000" w:rsidR="00000000" w:rsidRPr="00000000">
            <w:rPr>
              <w:rtl w:val="0"/>
            </w:rPr>
          </w:r>
        </w:p>
        <w:p w:rsidR="00000000" w:rsidDel="00000000" w:rsidP="00000000" w:rsidRDefault="00000000" w:rsidRPr="00000000" w14:paraId="000000A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jvo0h988byl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Action items</w:t>
            </w:r>
          </w:hyperlink>
          <w:r w:rsidDel="00000000" w:rsidR="00000000" w:rsidRPr="00000000">
            <w:rPr>
              <w:rtl w:val="0"/>
            </w:rPr>
          </w:r>
        </w:p>
        <w:p w:rsidR="00000000" w:rsidDel="00000000" w:rsidP="00000000" w:rsidRDefault="00000000" w:rsidRPr="00000000" w14:paraId="000000A3">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s7udjb9pob2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Featured post</w:t>
            </w:r>
          </w:hyperlink>
          <w:r w:rsidDel="00000000" w:rsidR="00000000" w:rsidRPr="00000000">
            <w:rPr>
              <w:rtl w:val="0"/>
            </w:rPr>
          </w:r>
        </w:p>
        <w:p w:rsidR="00000000" w:rsidDel="00000000" w:rsidP="00000000" w:rsidRDefault="00000000" w:rsidRPr="00000000" w14:paraId="000000A4">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mc6mtq6aqsz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Bonus posts</w:t>
            </w:r>
          </w:hyperlink>
          <w:r w:rsidDel="00000000" w:rsidR="00000000" w:rsidRPr="00000000">
            <w:rPr>
              <w:rtl w:val="0"/>
            </w:rPr>
          </w:r>
        </w:p>
        <w:p w:rsidR="00000000" w:rsidDel="00000000" w:rsidP="00000000" w:rsidRDefault="00000000" w:rsidRPr="00000000" w14:paraId="000000A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6sw4ya23lw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Jasmin meeting feature</w:t>
            </w:r>
          </w:hyperlink>
          <w:r w:rsidDel="00000000" w:rsidR="00000000" w:rsidRPr="00000000">
            <w:rPr>
              <w:rtl w:val="0"/>
            </w:rPr>
          </w:r>
        </w:p>
        <w:p w:rsidR="00000000" w:rsidDel="00000000" w:rsidP="00000000" w:rsidRDefault="00000000" w:rsidRPr="00000000" w14:paraId="000000A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1e66ogv195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Leadership coach meeting feature</w:t>
            </w:r>
          </w:hyperlink>
          <w:r w:rsidDel="00000000" w:rsidR="00000000" w:rsidRPr="00000000">
            <w:rPr>
              <w:rtl w:val="0"/>
            </w:rPr>
          </w:r>
        </w:p>
        <w:p w:rsidR="00000000" w:rsidDel="00000000" w:rsidP="00000000" w:rsidRDefault="00000000" w:rsidRPr="00000000" w14:paraId="000000A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5bhouxsg40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General comment prompts</w:t>
            </w:r>
          </w:hyperlink>
          <w:r w:rsidDel="00000000" w:rsidR="00000000" w:rsidRPr="00000000">
            <w:rPr>
              <w:rtl w:val="0"/>
            </w:rPr>
          </w:r>
        </w:p>
        <w:p w:rsidR="00000000" w:rsidDel="00000000" w:rsidP="00000000" w:rsidRDefault="00000000" w:rsidRPr="00000000" w14:paraId="000000A8">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70ho1jg3wya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New Hires</w:t>
            </w:r>
          </w:hyperlink>
          <w:r w:rsidDel="00000000" w:rsidR="00000000" w:rsidRPr="00000000">
            <w:rPr>
              <w:rtl w:val="0"/>
            </w:rPr>
          </w:r>
        </w:p>
        <w:p w:rsidR="00000000" w:rsidDel="00000000" w:rsidP="00000000" w:rsidRDefault="00000000" w:rsidRPr="00000000" w14:paraId="000000A9">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8ijesyx1ola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Launching your company series</w:t>
            </w:r>
          </w:hyperlink>
          <w:r w:rsidDel="00000000" w:rsidR="00000000" w:rsidRPr="00000000">
            <w:rPr>
              <w:rtl w:val="0"/>
            </w:rPr>
          </w:r>
        </w:p>
        <w:p w:rsidR="00000000" w:rsidDel="00000000" w:rsidP="00000000" w:rsidRDefault="00000000" w:rsidRPr="00000000" w14:paraId="000000A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z01avg2koe9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Introduction post (Launching your business series)</w:t>
            </w:r>
          </w:hyperlink>
          <w:r w:rsidDel="00000000" w:rsidR="00000000" w:rsidRPr="00000000">
            <w:rPr>
              <w:rtl w:val="0"/>
            </w:rPr>
          </w:r>
        </w:p>
        <w:p w:rsidR="00000000" w:rsidDel="00000000" w:rsidP="00000000" w:rsidRDefault="00000000" w:rsidRPr="00000000" w14:paraId="000000A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kpciwxn4n1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Business legal structure</w:t>
            </w:r>
          </w:hyperlink>
          <w:r w:rsidDel="00000000" w:rsidR="00000000" w:rsidRPr="00000000">
            <w:rPr>
              <w:rtl w:val="0"/>
            </w:rPr>
          </w:r>
        </w:p>
        <w:p w:rsidR="00000000" w:rsidDel="00000000" w:rsidP="00000000" w:rsidRDefault="00000000" w:rsidRPr="00000000" w14:paraId="000000AC">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uqhkeui4d7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Final version (biz legal structure) ✅</w:t>
            </w:r>
          </w:hyperlink>
          <w:r w:rsidDel="00000000" w:rsidR="00000000" w:rsidRPr="00000000">
            <w:rPr>
              <w:rtl w:val="0"/>
            </w:rPr>
          </w:r>
        </w:p>
        <w:p w:rsidR="00000000" w:rsidDel="00000000" w:rsidP="00000000" w:rsidRDefault="00000000" w:rsidRPr="00000000" w14:paraId="000000AD">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lwssmneeyf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Final version (2) ✅ [POSTED]</w:t>
            </w:r>
          </w:hyperlink>
          <w:r w:rsidDel="00000000" w:rsidR="00000000" w:rsidRPr="00000000">
            <w:rPr>
              <w:rtl w:val="0"/>
            </w:rPr>
          </w:r>
        </w:p>
        <w:p w:rsidR="00000000" w:rsidDel="00000000" w:rsidP="00000000" w:rsidRDefault="00000000" w:rsidRPr="00000000" w14:paraId="000000A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ojnxlghb0v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Domain names</w:t>
            </w:r>
          </w:hyperlink>
          <w:r w:rsidDel="00000000" w:rsidR="00000000" w:rsidRPr="00000000">
            <w:rPr>
              <w:rtl w:val="0"/>
            </w:rPr>
          </w:r>
        </w:p>
        <w:p w:rsidR="00000000" w:rsidDel="00000000" w:rsidP="00000000" w:rsidRDefault="00000000" w:rsidRPr="00000000" w14:paraId="000000AF">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frtzglkml0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Final version (domain names) ✅</w:t>
            </w:r>
          </w:hyperlink>
          <w:r w:rsidDel="00000000" w:rsidR="00000000" w:rsidRPr="00000000">
            <w:rPr>
              <w:rtl w:val="0"/>
            </w:rPr>
          </w:r>
        </w:p>
        <w:p w:rsidR="00000000" w:rsidDel="00000000" w:rsidP="00000000" w:rsidRDefault="00000000" w:rsidRPr="00000000" w14:paraId="000000B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acbk3jl5c4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Naming your company ✅</w:t>
            </w:r>
          </w:hyperlink>
          <w:r w:rsidDel="00000000" w:rsidR="00000000" w:rsidRPr="00000000">
            <w:rPr>
              <w:rtl w:val="0"/>
            </w:rPr>
          </w:r>
        </w:p>
        <w:p w:rsidR="00000000" w:rsidDel="00000000" w:rsidP="00000000" w:rsidRDefault="00000000" w:rsidRPr="00000000" w14:paraId="000000B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o51ot7xdfx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XXX Logos </w:t>
              <w:br w:type="textWrapping"/>
              <w:br w:type="textWrapping"/>
              <w:t xml:space="preserve">“Bluemarlin modernised and developed key visual equities of the brand whilst introducing a new sense of dynamism, reaffirming the “product truth” inherent in its chemistry.”</w:t>
            </w:r>
          </w:hyperlink>
          <w:r w:rsidDel="00000000" w:rsidR="00000000" w:rsidRPr="00000000">
            <w:rPr>
              <w:rtl w:val="0"/>
            </w:rPr>
          </w:r>
        </w:p>
        <w:p w:rsidR="00000000" w:rsidDel="00000000" w:rsidP="00000000" w:rsidRDefault="00000000" w:rsidRPr="00000000" w14:paraId="000000B2">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4q2v3cgkb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Final version (logos)  ✅</w:t>
            </w:r>
          </w:hyperlink>
          <w:r w:rsidDel="00000000" w:rsidR="00000000" w:rsidRPr="00000000">
            <w:rPr>
              <w:rtl w:val="0"/>
            </w:rPr>
          </w:r>
        </w:p>
        <w:p w:rsidR="00000000" w:rsidDel="00000000" w:rsidP="00000000" w:rsidRDefault="00000000" w:rsidRPr="00000000" w14:paraId="000000B3">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86yiqk22bl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Final version (2) ✅</w:t>
            </w:r>
          </w:hyperlink>
          <w:r w:rsidDel="00000000" w:rsidR="00000000" w:rsidRPr="00000000">
            <w:rPr>
              <w:rtl w:val="0"/>
            </w:rPr>
          </w:r>
        </w:p>
        <w:p w:rsidR="00000000" w:rsidDel="00000000" w:rsidP="00000000" w:rsidRDefault="00000000" w:rsidRPr="00000000" w14:paraId="000000B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j0b0d7dwb6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Org structure</w:t>
            </w:r>
          </w:hyperlink>
          <w:r w:rsidDel="00000000" w:rsidR="00000000" w:rsidRPr="00000000">
            <w:rPr>
              <w:rtl w:val="0"/>
            </w:rPr>
          </w:r>
        </w:p>
        <w:p w:rsidR="00000000" w:rsidDel="00000000" w:rsidP="00000000" w:rsidRDefault="00000000" w:rsidRPr="00000000" w14:paraId="000000B5">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kxk76540do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Final version (org structure) ✅</w:t>
            </w:r>
          </w:hyperlink>
          <w:r w:rsidDel="00000000" w:rsidR="00000000" w:rsidRPr="00000000">
            <w:rPr>
              <w:rtl w:val="0"/>
            </w:rPr>
          </w:r>
        </w:p>
        <w:p w:rsidR="00000000" w:rsidDel="00000000" w:rsidP="00000000" w:rsidRDefault="00000000" w:rsidRPr="00000000" w14:paraId="000000B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0jhpxgj1go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Tech stack</w:t>
            </w:r>
          </w:hyperlink>
          <w:r w:rsidDel="00000000" w:rsidR="00000000" w:rsidRPr="00000000">
            <w:rPr>
              <w:rtl w:val="0"/>
            </w:rPr>
          </w:r>
        </w:p>
        <w:p w:rsidR="00000000" w:rsidDel="00000000" w:rsidP="00000000" w:rsidRDefault="00000000" w:rsidRPr="00000000" w14:paraId="000000B7">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fmi9n4qb8o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Final version (tech stack) ✅</w:t>
            </w:r>
          </w:hyperlink>
          <w:r w:rsidDel="00000000" w:rsidR="00000000" w:rsidRPr="00000000">
            <w:rPr>
              <w:rtl w:val="0"/>
            </w:rPr>
          </w:r>
        </w:p>
        <w:p w:rsidR="00000000" w:rsidDel="00000000" w:rsidP="00000000" w:rsidRDefault="00000000" w:rsidRPr="00000000" w14:paraId="000000B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1ejdfsnjwy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Vesting schedule</w:t>
            </w:r>
          </w:hyperlink>
          <w:r w:rsidDel="00000000" w:rsidR="00000000" w:rsidRPr="00000000">
            <w:rPr>
              <w:rtl w:val="0"/>
            </w:rPr>
          </w:r>
        </w:p>
        <w:p w:rsidR="00000000" w:rsidDel="00000000" w:rsidP="00000000" w:rsidRDefault="00000000" w:rsidRPr="00000000" w14:paraId="000000B9">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lgc4o55p0f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Final version (vesting schedule) ✅</w:t>
            </w:r>
          </w:hyperlink>
          <w:r w:rsidDel="00000000" w:rsidR="00000000" w:rsidRPr="00000000">
            <w:rPr>
              <w:rtl w:val="0"/>
            </w:rPr>
          </w:r>
        </w:p>
        <w:p w:rsidR="00000000" w:rsidDel="00000000" w:rsidP="00000000" w:rsidRDefault="00000000" w:rsidRPr="00000000" w14:paraId="000000B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hcygebwfj6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Market, product, and pricing</w:t>
            </w:r>
          </w:hyperlink>
          <w:r w:rsidDel="00000000" w:rsidR="00000000" w:rsidRPr="00000000">
            <w:rPr>
              <w:rtl w:val="0"/>
            </w:rPr>
          </w:r>
        </w:p>
        <w:p w:rsidR="00000000" w:rsidDel="00000000" w:rsidP="00000000" w:rsidRDefault="00000000" w:rsidRPr="00000000" w14:paraId="000000BB">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g9nqhp4ja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Final version (target market)  ✅</w:t>
            </w:r>
          </w:hyperlink>
          <w:r w:rsidDel="00000000" w:rsidR="00000000" w:rsidRPr="00000000">
            <w:rPr>
              <w:rtl w:val="0"/>
            </w:rPr>
          </w:r>
        </w:p>
        <w:p w:rsidR="00000000" w:rsidDel="00000000" w:rsidP="00000000" w:rsidRDefault="00000000" w:rsidRPr="00000000" w14:paraId="000000B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9d0f6ppe5e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Protecting your IP – Legal Structure</w:t>
            </w:r>
          </w:hyperlink>
          <w:r w:rsidDel="00000000" w:rsidR="00000000" w:rsidRPr="00000000">
            <w:rPr>
              <w:rtl w:val="0"/>
            </w:rPr>
          </w:r>
        </w:p>
        <w:p w:rsidR="00000000" w:rsidDel="00000000" w:rsidP="00000000" w:rsidRDefault="00000000" w:rsidRPr="00000000" w14:paraId="000000BD">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8h5b6djbk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Final version (protecting your IP)  ✅</w:t>
            </w:r>
          </w:hyperlink>
          <w:r w:rsidDel="00000000" w:rsidR="00000000" w:rsidRPr="00000000">
            <w:rPr>
              <w:rtl w:val="0"/>
            </w:rPr>
          </w:r>
        </w:p>
        <w:p w:rsidR="00000000" w:rsidDel="00000000" w:rsidP="00000000" w:rsidRDefault="00000000" w:rsidRPr="00000000" w14:paraId="000000B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gdmt3b20ms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Launching website</w:t>
            </w:r>
          </w:hyperlink>
          <w:r w:rsidDel="00000000" w:rsidR="00000000" w:rsidRPr="00000000">
            <w:rPr>
              <w:rtl w:val="0"/>
            </w:rPr>
          </w:r>
        </w:p>
        <w:p w:rsidR="00000000" w:rsidDel="00000000" w:rsidP="00000000" w:rsidRDefault="00000000" w:rsidRPr="00000000" w14:paraId="000000BF">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v2445m7puo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Final version (launching website) ✅</w:t>
            </w:r>
          </w:hyperlink>
          <w:r w:rsidDel="00000000" w:rsidR="00000000" w:rsidRPr="00000000">
            <w:rPr>
              <w:rtl w:val="0"/>
            </w:rPr>
          </w:r>
        </w:p>
        <w:p w:rsidR="00000000" w:rsidDel="00000000" w:rsidP="00000000" w:rsidRDefault="00000000" w:rsidRPr="00000000" w14:paraId="000000C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difwgz3vt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Starting your business</w:t>
            </w:r>
          </w:hyperlink>
          <w:r w:rsidDel="00000000" w:rsidR="00000000" w:rsidRPr="00000000">
            <w:rPr>
              <w:rtl w:val="0"/>
            </w:rPr>
          </w:r>
        </w:p>
        <w:p w:rsidR="00000000" w:rsidDel="00000000" w:rsidP="00000000" w:rsidRDefault="00000000" w:rsidRPr="00000000" w14:paraId="000000C1">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81lo5o186b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Post 1:</w:t>
            </w:r>
          </w:hyperlink>
          <w:r w:rsidDel="00000000" w:rsidR="00000000" w:rsidRPr="00000000">
            <w:rPr>
              <w:rtl w:val="0"/>
            </w:rPr>
          </w:r>
        </w:p>
        <w:p w:rsidR="00000000" w:rsidDel="00000000" w:rsidP="00000000" w:rsidRDefault="00000000" w:rsidRPr="00000000" w14:paraId="000000C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3s9zlfmqrd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Post 2:</w:t>
            </w:r>
          </w:hyperlink>
          <w:r w:rsidDel="00000000" w:rsidR="00000000" w:rsidRPr="00000000">
            <w:rPr>
              <w:rtl w:val="0"/>
            </w:rPr>
          </w:r>
        </w:p>
        <w:p w:rsidR="00000000" w:rsidDel="00000000" w:rsidP="00000000" w:rsidRDefault="00000000" w:rsidRPr="00000000" w14:paraId="000000C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06e8e5xws1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Other options (more positive)</w:t>
            </w:r>
          </w:hyperlink>
          <w:r w:rsidDel="00000000" w:rsidR="00000000" w:rsidRPr="00000000">
            <w:rPr>
              <w:rtl w:val="0"/>
            </w:rPr>
          </w:r>
        </w:p>
        <w:p w:rsidR="00000000" w:rsidDel="00000000" w:rsidP="00000000" w:rsidRDefault="00000000" w:rsidRPr="00000000" w14:paraId="000000C4">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eaerzf8wbg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Post 1:</w:t>
            </w:r>
          </w:hyperlink>
          <w:r w:rsidDel="00000000" w:rsidR="00000000" w:rsidRPr="00000000">
            <w:rPr>
              <w:rtl w:val="0"/>
            </w:rPr>
          </w:r>
        </w:p>
        <w:p w:rsidR="00000000" w:rsidDel="00000000" w:rsidP="00000000" w:rsidRDefault="00000000" w:rsidRPr="00000000" w14:paraId="000000C5">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77xzo7gjxl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Post 2:</w:t>
            </w:r>
          </w:hyperlink>
          <w:r w:rsidDel="00000000" w:rsidR="00000000" w:rsidRPr="00000000">
            <w:rPr>
              <w:rtl w:val="0"/>
            </w:rPr>
          </w:r>
        </w:p>
        <w:p w:rsidR="00000000" w:rsidDel="00000000" w:rsidP="00000000" w:rsidRDefault="00000000" w:rsidRPr="00000000" w14:paraId="000000C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1z8gl4y2kp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Fear of failure holding your business back</w:t>
            </w:r>
          </w:hyperlink>
          <w:r w:rsidDel="00000000" w:rsidR="00000000" w:rsidRPr="00000000">
            <w:rPr>
              <w:rtl w:val="0"/>
            </w:rPr>
          </w:r>
        </w:p>
        <w:p w:rsidR="00000000" w:rsidDel="00000000" w:rsidP="00000000" w:rsidRDefault="00000000" w:rsidRPr="00000000" w14:paraId="000000C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mjgp9jevoy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importance of organizational structure</w:t>
            </w:r>
          </w:hyperlink>
          <w:r w:rsidDel="00000000" w:rsidR="00000000" w:rsidRPr="00000000">
            <w:rPr>
              <w:rtl w:val="0"/>
            </w:rPr>
          </w:r>
        </w:p>
        <w:p w:rsidR="00000000" w:rsidDel="00000000" w:rsidP="00000000" w:rsidRDefault="00000000" w:rsidRPr="00000000" w14:paraId="000000C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fptpz50cko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Hiring a leadership coach</w:t>
            </w:r>
          </w:hyperlink>
          <w:r w:rsidDel="00000000" w:rsidR="00000000" w:rsidRPr="00000000">
            <w:rPr>
              <w:rtl w:val="0"/>
            </w:rPr>
          </w:r>
        </w:p>
        <w:p w:rsidR="00000000" w:rsidDel="00000000" w:rsidP="00000000" w:rsidRDefault="00000000" w:rsidRPr="00000000" w14:paraId="000000C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kzqqn5y47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Jasmin coming in to coach</w:t>
            </w:r>
          </w:hyperlink>
          <w:r w:rsidDel="00000000" w:rsidR="00000000" w:rsidRPr="00000000">
            <w:rPr>
              <w:rtl w:val="0"/>
            </w:rPr>
          </w:r>
        </w:p>
        <w:p w:rsidR="00000000" w:rsidDel="00000000" w:rsidP="00000000" w:rsidRDefault="00000000" w:rsidRPr="00000000" w14:paraId="000000CA">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3uigh6yesy7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Week One</w:t>
            </w:r>
          </w:hyperlink>
          <w:r w:rsidDel="00000000" w:rsidR="00000000" w:rsidRPr="00000000">
            <w:rPr>
              <w:rtl w:val="0"/>
            </w:rPr>
          </w:r>
        </w:p>
        <w:p w:rsidR="00000000" w:rsidDel="00000000" w:rsidP="00000000" w:rsidRDefault="00000000" w:rsidRPr="00000000" w14:paraId="000000C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o2jc1tg7vs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Intro Post [PUBLISHED]</w:t>
            </w:r>
          </w:hyperlink>
          <w:r w:rsidDel="00000000" w:rsidR="00000000" w:rsidRPr="00000000">
            <w:rPr>
              <w:rtl w:val="0"/>
            </w:rPr>
          </w:r>
        </w:p>
        <w:p w:rsidR="00000000" w:rsidDel="00000000" w:rsidP="00000000" w:rsidRDefault="00000000" w:rsidRPr="00000000" w14:paraId="000000C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v2rq2u2tb6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Monday [PUBLISHED]</w:t>
            </w:r>
          </w:hyperlink>
          <w:r w:rsidDel="00000000" w:rsidR="00000000" w:rsidRPr="00000000">
            <w:rPr>
              <w:rtl w:val="0"/>
            </w:rPr>
          </w:r>
        </w:p>
        <w:p w:rsidR="00000000" w:rsidDel="00000000" w:rsidP="00000000" w:rsidRDefault="00000000" w:rsidRPr="00000000" w14:paraId="000000C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sax04geeww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Pitch Deck FAQ’s [PUBLISHED]</w:t>
            </w:r>
          </w:hyperlink>
          <w:r w:rsidDel="00000000" w:rsidR="00000000" w:rsidRPr="00000000">
            <w:rPr>
              <w:rtl w:val="0"/>
            </w:rPr>
          </w:r>
        </w:p>
        <w:p w:rsidR="00000000" w:rsidDel="00000000" w:rsidP="00000000" w:rsidRDefault="00000000" w:rsidRPr="00000000" w14:paraId="000000C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ytfuena59t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Wednesday [PUBLISHED]</w:t>
            </w:r>
          </w:hyperlink>
          <w:r w:rsidDel="00000000" w:rsidR="00000000" w:rsidRPr="00000000">
            <w:rPr>
              <w:rtl w:val="0"/>
            </w:rPr>
          </w:r>
        </w:p>
        <w:p w:rsidR="00000000" w:rsidDel="00000000" w:rsidP="00000000" w:rsidRDefault="00000000" w:rsidRPr="00000000" w14:paraId="000000C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r2b6hkvqrv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What do investors look for in a startup during a seed/early-stage pitch?</w:t>
            </w:r>
          </w:hyperlink>
          <w:r w:rsidDel="00000000" w:rsidR="00000000" w:rsidRPr="00000000">
            <w:rPr>
              <w:rtl w:val="0"/>
            </w:rPr>
          </w:r>
        </w:p>
        <w:p w:rsidR="00000000" w:rsidDel="00000000" w:rsidP="00000000" w:rsidRDefault="00000000" w:rsidRPr="00000000" w14:paraId="000000D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xtagn7j8lv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Friday</w:t>
            </w:r>
          </w:hyperlink>
          <w:r w:rsidDel="00000000" w:rsidR="00000000" w:rsidRPr="00000000">
            <w:rPr>
              <w:rtl w:val="0"/>
            </w:rPr>
          </w:r>
        </w:p>
        <w:p w:rsidR="00000000" w:rsidDel="00000000" w:rsidP="00000000" w:rsidRDefault="00000000" w:rsidRPr="00000000" w14:paraId="000000D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ge788nk4e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What are the types of pre-seed funding?</w:t>
            </w:r>
          </w:hyperlink>
          <w:r w:rsidDel="00000000" w:rsidR="00000000" w:rsidRPr="00000000">
            <w:rPr>
              <w:rtl w:val="0"/>
            </w:rPr>
          </w:r>
        </w:p>
        <w:p w:rsidR="00000000" w:rsidDel="00000000" w:rsidP="00000000" w:rsidRDefault="00000000" w:rsidRPr="00000000" w14:paraId="000000D2">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rbksqc6e5y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Follow up comment</w:t>
            </w:r>
          </w:hyperlink>
          <w:r w:rsidDel="00000000" w:rsidR="00000000" w:rsidRPr="00000000">
            <w:rPr>
              <w:rtl w:val="0"/>
            </w:rPr>
          </w:r>
        </w:p>
        <w:p w:rsidR="00000000" w:rsidDel="00000000" w:rsidP="00000000" w:rsidRDefault="00000000" w:rsidRPr="00000000" w14:paraId="000000D3">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ooj8w4iyl1s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Week 2</w:t>
            </w:r>
          </w:hyperlink>
          <w:r w:rsidDel="00000000" w:rsidR="00000000" w:rsidRPr="00000000">
            <w:rPr>
              <w:rtl w:val="0"/>
            </w:rPr>
          </w:r>
        </w:p>
        <w:p w:rsidR="00000000" w:rsidDel="00000000" w:rsidP="00000000" w:rsidRDefault="00000000" w:rsidRPr="00000000" w14:paraId="000000D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idjk1figg2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Monday</w:t>
            </w:r>
          </w:hyperlink>
          <w:r w:rsidDel="00000000" w:rsidR="00000000" w:rsidRPr="00000000">
            <w:rPr>
              <w:rtl w:val="0"/>
            </w:rPr>
          </w:r>
        </w:p>
        <w:p w:rsidR="00000000" w:rsidDel="00000000" w:rsidP="00000000" w:rsidRDefault="00000000" w:rsidRPr="00000000" w14:paraId="000000D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x0q3vhpefz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Tuesday</w:t>
            </w:r>
          </w:hyperlink>
          <w:r w:rsidDel="00000000" w:rsidR="00000000" w:rsidRPr="00000000">
            <w:rPr>
              <w:rtl w:val="0"/>
            </w:rPr>
          </w:r>
        </w:p>
        <w:p w:rsidR="00000000" w:rsidDel="00000000" w:rsidP="00000000" w:rsidRDefault="00000000" w:rsidRPr="00000000" w14:paraId="000000D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5pq91uutfp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Thursday</w:t>
            </w:r>
          </w:hyperlink>
          <w:r w:rsidDel="00000000" w:rsidR="00000000" w:rsidRPr="00000000">
            <w:rPr>
              <w:rtl w:val="0"/>
            </w:rPr>
          </w:r>
        </w:p>
        <w:p w:rsidR="00000000" w:rsidDel="00000000" w:rsidP="00000000" w:rsidRDefault="00000000" w:rsidRPr="00000000" w14:paraId="000000D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7yztx3xbv2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How to raise a seed round?</w:t>
            </w:r>
          </w:hyperlink>
          <w:r w:rsidDel="00000000" w:rsidR="00000000" w:rsidRPr="00000000">
            <w:rPr>
              <w:rtl w:val="0"/>
            </w:rPr>
          </w:r>
        </w:p>
        <w:p w:rsidR="00000000" w:rsidDel="00000000" w:rsidP="00000000" w:rsidRDefault="00000000" w:rsidRPr="00000000" w14:paraId="000000D8">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mskuwx87zuo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Week 3</w:t>
            </w:r>
          </w:hyperlink>
          <w:r w:rsidDel="00000000" w:rsidR="00000000" w:rsidRPr="00000000">
            <w:rPr>
              <w:rtl w:val="0"/>
            </w:rPr>
          </w:r>
        </w:p>
        <w:p w:rsidR="00000000" w:rsidDel="00000000" w:rsidP="00000000" w:rsidRDefault="00000000" w:rsidRPr="00000000" w14:paraId="000000D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cvhmbbqqh6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Monday</w:t>
            </w:r>
          </w:hyperlink>
          <w:r w:rsidDel="00000000" w:rsidR="00000000" w:rsidRPr="00000000">
            <w:rPr>
              <w:rtl w:val="0"/>
            </w:rPr>
          </w:r>
        </w:p>
        <w:p w:rsidR="00000000" w:rsidDel="00000000" w:rsidP="00000000" w:rsidRDefault="00000000" w:rsidRPr="00000000" w14:paraId="000000D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xy8fy6voiv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Wednesday</w:t>
            </w:r>
          </w:hyperlink>
          <w:r w:rsidDel="00000000" w:rsidR="00000000" w:rsidRPr="00000000">
            <w:rPr>
              <w:rtl w:val="0"/>
            </w:rPr>
          </w:r>
        </w:p>
        <w:p w:rsidR="00000000" w:rsidDel="00000000" w:rsidP="00000000" w:rsidRDefault="00000000" w:rsidRPr="00000000" w14:paraId="000000D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tce40ixruo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Friday</w:t>
            </w:r>
          </w:hyperlink>
          <w:r w:rsidDel="00000000" w:rsidR="00000000" w:rsidRPr="00000000">
            <w:rPr>
              <w:rtl w:val="0"/>
            </w:rPr>
          </w:r>
        </w:p>
        <w:p w:rsidR="00000000" w:rsidDel="00000000" w:rsidP="00000000" w:rsidRDefault="00000000" w:rsidRPr="00000000" w14:paraId="000000D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xoq43iht54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When should you start raising pre-seed funding?</w:t>
            </w:r>
          </w:hyperlink>
          <w:r w:rsidDel="00000000" w:rsidR="00000000" w:rsidRPr="00000000">
            <w:rPr>
              <w:rtl w:val="0"/>
            </w:rPr>
          </w:r>
        </w:p>
        <w:p w:rsidR="00000000" w:rsidDel="00000000" w:rsidP="00000000" w:rsidRDefault="00000000" w:rsidRPr="00000000" w14:paraId="000000DD">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l806u6jqtwv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Week 4</w:t>
            </w:r>
          </w:hyperlink>
          <w:r w:rsidDel="00000000" w:rsidR="00000000" w:rsidRPr="00000000">
            <w:rPr>
              <w:rtl w:val="0"/>
            </w:rPr>
          </w:r>
        </w:p>
        <w:p w:rsidR="00000000" w:rsidDel="00000000" w:rsidP="00000000" w:rsidRDefault="00000000" w:rsidRPr="00000000" w14:paraId="000000D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hqimm4x3wn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Monday</w:t>
            </w:r>
          </w:hyperlink>
          <w:r w:rsidDel="00000000" w:rsidR="00000000" w:rsidRPr="00000000">
            <w:rPr>
              <w:rtl w:val="0"/>
            </w:rPr>
          </w:r>
        </w:p>
        <w:p w:rsidR="00000000" w:rsidDel="00000000" w:rsidP="00000000" w:rsidRDefault="00000000" w:rsidRPr="00000000" w14:paraId="000000D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buncp8t661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 tips for raising funding!</w:t>
            </w:r>
          </w:hyperlink>
          <w:r w:rsidDel="00000000" w:rsidR="00000000" w:rsidRPr="00000000">
            <w:rPr>
              <w:rtl w:val="0"/>
            </w:rPr>
          </w:r>
        </w:p>
        <w:p w:rsidR="00000000" w:rsidDel="00000000" w:rsidP="00000000" w:rsidRDefault="00000000" w:rsidRPr="00000000" w14:paraId="000000E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r9f2vdau8z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Thursday</w:t>
            </w:r>
          </w:hyperlink>
          <w:r w:rsidDel="00000000" w:rsidR="00000000" w:rsidRPr="00000000">
            <w:rPr>
              <w:rtl w:val="0"/>
            </w:rPr>
          </w:r>
        </w:p>
        <w:p w:rsidR="00000000" w:rsidDel="00000000" w:rsidP="00000000" w:rsidRDefault="00000000" w:rsidRPr="00000000" w14:paraId="000000E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uqdzzrt179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Friday</w:t>
            </w:r>
          </w:hyperlink>
          <w:r w:rsidDel="00000000" w:rsidR="00000000" w:rsidRPr="00000000">
            <w:rPr>
              <w:rtl w:val="0"/>
            </w:rPr>
          </w:r>
        </w:p>
        <w:p w:rsidR="00000000" w:rsidDel="00000000" w:rsidP="00000000" w:rsidRDefault="00000000" w:rsidRPr="00000000" w14:paraId="000000E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ot8n58t1594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Week 5</w:t>
            </w:r>
          </w:hyperlink>
          <w:r w:rsidDel="00000000" w:rsidR="00000000" w:rsidRPr="00000000">
            <w:rPr>
              <w:rtl w:val="0"/>
            </w:rPr>
          </w:r>
        </w:p>
        <w:p w:rsidR="00000000" w:rsidDel="00000000" w:rsidP="00000000" w:rsidRDefault="00000000" w:rsidRPr="00000000" w14:paraId="000000E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d0kg66zkb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Monday</w:t>
            </w:r>
          </w:hyperlink>
          <w:r w:rsidDel="00000000" w:rsidR="00000000" w:rsidRPr="00000000">
            <w:rPr>
              <w:rtl w:val="0"/>
            </w:rPr>
          </w:r>
        </w:p>
        <w:p w:rsidR="00000000" w:rsidDel="00000000" w:rsidP="00000000" w:rsidRDefault="00000000" w:rsidRPr="00000000" w14:paraId="000000E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nlg24tpre0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Wednesday</w:t>
            </w:r>
          </w:hyperlink>
          <w:r w:rsidDel="00000000" w:rsidR="00000000" w:rsidRPr="00000000">
            <w:rPr>
              <w:rtl w:val="0"/>
            </w:rPr>
          </w:r>
        </w:p>
        <w:p w:rsidR="00000000" w:rsidDel="00000000" w:rsidP="00000000" w:rsidRDefault="00000000" w:rsidRPr="00000000" w14:paraId="000000E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df2qhbzxy7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Friday</w:t>
            </w:r>
          </w:hyperlink>
          <w:r w:rsidDel="00000000" w:rsidR="00000000" w:rsidRPr="00000000">
            <w:rPr>
              <w:rtl w:val="0"/>
            </w:rPr>
          </w:r>
        </w:p>
        <w:p w:rsidR="00000000" w:rsidDel="00000000" w:rsidP="00000000" w:rsidRDefault="00000000" w:rsidRPr="00000000" w14:paraId="000000E6">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b05ogo4wk4s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Week 6</w:t>
            </w:r>
          </w:hyperlink>
          <w:r w:rsidDel="00000000" w:rsidR="00000000" w:rsidRPr="00000000">
            <w:rPr>
              <w:rtl w:val="0"/>
            </w:rPr>
          </w:r>
        </w:p>
        <w:p w:rsidR="00000000" w:rsidDel="00000000" w:rsidP="00000000" w:rsidRDefault="00000000" w:rsidRPr="00000000" w14:paraId="000000E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75mszfz8zr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Tuesday</w:t>
            </w:r>
          </w:hyperlink>
          <w:r w:rsidDel="00000000" w:rsidR="00000000" w:rsidRPr="00000000">
            <w:rPr>
              <w:rtl w:val="0"/>
            </w:rPr>
          </w:r>
        </w:p>
        <w:p w:rsidR="00000000" w:rsidDel="00000000" w:rsidP="00000000" w:rsidRDefault="00000000" w:rsidRPr="00000000" w14:paraId="000000E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wc6817wwlt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Thursday</w:t>
            </w:r>
          </w:hyperlink>
          <w:r w:rsidDel="00000000" w:rsidR="00000000" w:rsidRPr="00000000">
            <w:rPr>
              <w:rtl w:val="0"/>
            </w:rPr>
          </w:r>
        </w:p>
        <w:p w:rsidR="00000000" w:rsidDel="00000000" w:rsidP="00000000" w:rsidRDefault="00000000" w:rsidRPr="00000000" w14:paraId="000000E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fwkwr50g9x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Friday</w:t>
            </w:r>
          </w:hyperlink>
          <w:r w:rsidDel="00000000" w:rsidR="00000000" w:rsidRPr="00000000">
            <w:rPr>
              <w:rtl w:val="0"/>
            </w:rPr>
          </w:r>
        </w:p>
        <w:p w:rsidR="00000000" w:rsidDel="00000000" w:rsidP="00000000" w:rsidRDefault="00000000" w:rsidRPr="00000000" w14:paraId="000000EA">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jgw91rti9bt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Week 7</w:t>
            </w:r>
          </w:hyperlink>
          <w:r w:rsidDel="00000000" w:rsidR="00000000" w:rsidRPr="00000000">
            <w:rPr>
              <w:rtl w:val="0"/>
            </w:rPr>
          </w:r>
        </w:p>
        <w:p w:rsidR="00000000" w:rsidDel="00000000" w:rsidP="00000000" w:rsidRDefault="00000000" w:rsidRPr="00000000" w14:paraId="000000E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ubsmlqqbae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Monday</w:t>
            </w:r>
          </w:hyperlink>
          <w:r w:rsidDel="00000000" w:rsidR="00000000" w:rsidRPr="00000000">
            <w:rPr>
              <w:rtl w:val="0"/>
            </w:rPr>
          </w:r>
        </w:p>
        <w:p w:rsidR="00000000" w:rsidDel="00000000" w:rsidP="00000000" w:rsidRDefault="00000000" w:rsidRPr="00000000" w14:paraId="000000E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uijb2pn7vt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Wednesday</w:t>
            </w:r>
          </w:hyperlink>
          <w:r w:rsidDel="00000000" w:rsidR="00000000" w:rsidRPr="00000000">
            <w:rPr>
              <w:rtl w:val="0"/>
            </w:rPr>
          </w:r>
        </w:p>
        <w:p w:rsidR="00000000" w:rsidDel="00000000" w:rsidP="00000000" w:rsidRDefault="00000000" w:rsidRPr="00000000" w14:paraId="000000E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oaebbvgqlz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Friday</w:t>
            </w:r>
          </w:hyperlink>
          <w:r w:rsidDel="00000000" w:rsidR="00000000" w:rsidRPr="00000000">
            <w:rPr>
              <w:rtl w:val="0"/>
            </w:rPr>
          </w:r>
        </w:p>
        <w:p w:rsidR="00000000" w:rsidDel="00000000" w:rsidP="00000000" w:rsidRDefault="00000000" w:rsidRPr="00000000" w14:paraId="000000EE">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ssnxnn7dcqg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Week 8</w:t>
            </w:r>
          </w:hyperlink>
          <w:r w:rsidDel="00000000" w:rsidR="00000000" w:rsidRPr="00000000">
            <w:rPr>
              <w:rtl w:val="0"/>
            </w:rPr>
          </w:r>
        </w:p>
        <w:p w:rsidR="00000000" w:rsidDel="00000000" w:rsidP="00000000" w:rsidRDefault="00000000" w:rsidRPr="00000000" w14:paraId="000000E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zbco3h2ykp6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Tuesday</w:t>
            </w:r>
          </w:hyperlink>
          <w:r w:rsidDel="00000000" w:rsidR="00000000" w:rsidRPr="00000000">
            <w:rPr>
              <w:rtl w:val="0"/>
            </w:rPr>
          </w:r>
        </w:p>
        <w:p w:rsidR="00000000" w:rsidDel="00000000" w:rsidP="00000000" w:rsidRDefault="00000000" w:rsidRPr="00000000" w14:paraId="000000F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54yil67q4z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Thursday</w:t>
            </w:r>
          </w:hyperlink>
          <w:r w:rsidDel="00000000" w:rsidR="00000000" w:rsidRPr="00000000">
            <w:rPr>
              <w:rtl w:val="0"/>
            </w:rPr>
          </w:r>
        </w:p>
        <w:p w:rsidR="00000000" w:rsidDel="00000000" w:rsidP="00000000" w:rsidRDefault="00000000" w:rsidRPr="00000000" w14:paraId="000000F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76axu6crp0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Friday</w:t>
            </w:r>
          </w:hyperlink>
          <w:r w:rsidDel="00000000" w:rsidR="00000000" w:rsidRPr="00000000">
            <w:rPr>
              <w:rtl w:val="0"/>
            </w:rPr>
          </w:r>
        </w:p>
        <w:p w:rsidR="00000000" w:rsidDel="00000000" w:rsidP="00000000" w:rsidRDefault="00000000" w:rsidRPr="00000000" w14:paraId="000000F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f49y8nuxua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Week 9</w:t>
            </w:r>
          </w:hyperlink>
          <w:r w:rsidDel="00000000" w:rsidR="00000000" w:rsidRPr="00000000">
            <w:rPr>
              <w:rtl w:val="0"/>
            </w:rPr>
          </w:r>
        </w:p>
        <w:p w:rsidR="00000000" w:rsidDel="00000000" w:rsidP="00000000" w:rsidRDefault="00000000" w:rsidRPr="00000000" w14:paraId="000000F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9iuuyr4ljc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Monday</w:t>
            </w:r>
          </w:hyperlink>
          <w:r w:rsidDel="00000000" w:rsidR="00000000" w:rsidRPr="00000000">
            <w:rPr>
              <w:rtl w:val="0"/>
            </w:rPr>
          </w:r>
        </w:p>
        <w:p w:rsidR="00000000" w:rsidDel="00000000" w:rsidP="00000000" w:rsidRDefault="00000000" w:rsidRPr="00000000" w14:paraId="000000F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88yvflt0qt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Wednesday</w:t>
            </w:r>
          </w:hyperlink>
          <w:r w:rsidDel="00000000" w:rsidR="00000000" w:rsidRPr="00000000">
            <w:rPr>
              <w:rtl w:val="0"/>
            </w:rPr>
          </w:r>
        </w:p>
        <w:p w:rsidR="00000000" w:rsidDel="00000000" w:rsidP="00000000" w:rsidRDefault="00000000" w:rsidRPr="00000000" w14:paraId="000000F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vnzs4py1tj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Friday</w:t>
            </w:r>
          </w:hyperlink>
          <w:r w:rsidDel="00000000" w:rsidR="00000000" w:rsidRPr="00000000">
            <w:rPr>
              <w:rtl w:val="0"/>
            </w:rPr>
          </w:r>
        </w:p>
        <w:p w:rsidR="00000000" w:rsidDel="00000000" w:rsidP="00000000" w:rsidRDefault="00000000" w:rsidRPr="00000000" w14:paraId="000000F6">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c2ed6rb13rp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Week 10</w:t>
            </w:r>
          </w:hyperlink>
          <w:r w:rsidDel="00000000" w:rsidR="00000000" w:rsidRPr="00000000">
            <w:rPr>
              <w:rtl w:val="0"/>
            </w:rPr>
          </w:r>
        </w:p>
        <w:p w:rsidR="00000000" w:rsidDel="00000000" w:rsidP="00000000" w:rsidRDefault="00000000" w:rsidRPr="00000000" w14:paraId="000000F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jp2nf5lmqp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Tuesday</w:t>
            </w:r>
          </w:hyperlink>
          <w:r w:rsidDel="00000000" w:rsidR="00000000" w:rsidRPr="00000000">
            <w:rPr>
              <w:rtl w:val="0"/>
            </w:rPr>
          </w:r>
        </w:p>
        <w:p w:rsidR="00000000" w:rsidDel="00000000" w:rsidP="00000000" w:rsidRDefault="00000000" w:rsidRPr="00000000" w14:paraId="000000F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vep1h5mfjm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Thursday</w:t>
            </w:r>
          </w:hyperlink>
          <w:r w:rsidDel="00000000" w:rsidR="00000000" w:rsidRPr="00000000">
            <w:rPr>
              <w:rtl w:val="0"/>
            </w:rPr>
          </w:r>
        </w:p>
        <w:p w:rsidR="00000000" w:rsidDel="00000000" w:rsidP="00000000" w:rsidRDefault="00000000" w:rsidRPr="00000000" w14:paraId="000000F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3u652d8o24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Friday</w:t>
            </w:r>
          </w:hyperlink>
          <w:r w:rsidDel="00000000" w:rsidR="00000000" w:rsidRPr="00000000">
            <w:rPr>
              <w:rtl w:val="0"/>
            </w:rPr>
          </w:r>
        </w:p>
        <w:p w:rsidR="00000000" w:rsidDel="00000000" w:rsidP="00000000" w:rsidRDefault="00000000" w:rsidRPr="00000000" w14:paraId="000000FA">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xu6rme857e2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Week 11</w:t>
            </w:r>
          </w:hyperlink>
          <w:r w:rsidDel="00000000" w:rsidR="00000000" w:rsidRPr="00000000">
            <w:rPr>
              <w:rtl w:val="0"/>
            </w:rPr>
          </w:r>
        </w:p>
        <w:p w:rsidR="00000000" w:rsidDel="00000000" w:rsidP="00000000" w:rsidRDefault="00000000" w:rsidRPr="00000000" w14:paraId="000000F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f0091tabwe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Monday</w:t>
            </w:r>
          </w:hyperlink>
          <w:r w:rsidDel="00000000" w:rsidR="00000000" w:rsidRPr="00000000">
            <w:rPr>
              <w:rtl w:val="0"/>
            </w:rPr>
          </w:r>
        </w:p>
        <w:p w:rsidR="00000000" w:rsidDel="00000000" w:rsidP="00000000" w:rsidRDefault="00000000" w:rsidRPr="00000000" w14:paraId="000000F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whbdg6rkiy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Wednesday</w:t>
            </w:r>
          </w:hyperlink>
          <w:r w:rsidDel="00000000" w:rsidR="00000000" w:rsidRPr="00000000">
            <w:rPr>
              <w:rtl w:val="0"/>
            </w:rPr>
          </w:r>
        </w:p>
        <w:p w:rsidR="00000000" w:rsidDel="00000000" w:rsidP="00000000" w:rsidRDefault="00000000" w:rsidRPr="00000000" w14:paraId="000000F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w08c8u2vni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Friday</w:t>
            </w:r>
          </w:hyperlink>
          <w:r w:rsidDel="00000000" w:rsidR="00000000" w:rsidRPr="00000000">
            <w:rPr>
              <w:rtl w:val="0"/>
            </w:rPr>
          </w:r>
        </w:p>
        <w:p w:rsidR="00000000" w:rsidDel="00000000" w:rsidP="00000000" w:rsidRDefault="00000000" w:rsidRPr="00000000" w14:paraId="000000FE">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w0juwo7b924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 relationship building focus</w:t>
            </w:r>
          </w:hyperlink>
          <w:r w:rsidDel="00000000" w:rsidR="00000000" w:rsidRPr="00000000">
            <w:rPr>
              <w:rtl w:val="0"/>
            </w:rPr>
          </w:r>
        </w:p>
        <w:p w:rsidR="00000000" w:rsidDel="00000000" w:rsidP="00000000" w:rsidRDefault="00000000" w:rsidRPr="00000000" w14:paraId="000000F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qtciowu6l6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Set I</w:t>
            </w:r>
          </w:hyperlink>
          <w:r w:rsidDel="00000000" w:rsidR="00000000" w:rsidRPr="00000000">
            <w:rPr>
              <w:rtl w:val="0"/>
            </w:rPr>
          </w:r>
        </w:p>
        <w:p w:rsidR="00000000" w:rsidDel="00000000" w:rsidP="00000000" w:rsidRDefault="00000000" w:rsidRPr="00000000" w14:paraId="0000010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o28uxhk56i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Set II</w:t>
            </w:r>
          </w:hyperlink>
          <w:r w:rsidDel="00000000" w:rsidR="00000000" w:rsidRPr="00000000">
            <w:rPr>
              <w:rtl w:val="0"/>
            </w:rPr>
          </w:r>
        </w:p>
        <w:p w:rsidR="00000000" w:rsidDel="00000000" w:rsidP="00000000" w:rsidRDefault="00000000" w:rsidRPr="00000000" w14:paraId="0000010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3h3jbmbd4g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Set III</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2">
      <w:pPr>
        <w:pStyle w:val="Heading1"/>
        <w:rPr/>
      </w:pPr>
      <w:bookmarkStart w:colFirst="0" w:colLast="0" w:name="_ag05fbeqklmm" w:id="15"/>
      <w:bookmarkEnd w:id="15"/>
      <w:r w:rsidDel="00000000" w:rsidR="00000000" w:rsidRPr="00000000">
        <w:rPr>
          <w:rtl w:val="0"/>
        </w:rPr>
      </w:r>
    </w:p>
    <w:p w:rsidR="00000000" w:rsidDel="00000000" w:rsidP="00000000" w:rsidRDefault="00000000" w:rsidRPr="00000000" w14:paraId="00000103">
      <w:pPr>
        <w:pStyle w:val="Heading1"/>
        <w:rPr/>
      </w:pPr>
      <w:bookmarkStart w:colFirst="0" w:colLast="0" w:name="_o96zj5hzwj2d" w:id="16"/>
      <w:bookmarkEnd w:id="16"/>
      <w:r w:rsidDel="00000000" w:rsidR="00000000" w:rsidRPr="00000000">
        <w:rPr>
          <w:rtl w:val="0"/>
        </w:rPr>
      </w:r>
    </w:p>
    <w:p w:rsidR="00000000" w:rsidDel="00000000" w:rsidP="00000000" w:rsidRDefault="00000000" w:rsidRPr="00000000" w14:paraId="00000104">
      <w:pPr>
        <w:pStyle w:val="Heading1"/>
        <w:rPr/>
      </w:pPr>
      <w:bookmarkStart w:colFirst="0" w:colLast="0" w:name="_uhadd9wwicmn" w:id="17"/>
      <w:bookmarkEnd w:id="17"/>
      <w:r w:rsidDel="00000000" w:rsidR="00000000" w:rsidRPr="00000000">
        <w:rPr>
          <w:rtl w:val="0"/>
        </w:rPr>
      </w:r>
    </w:p>
    <w:p w:rsidR="00000000" w:rsidDel="00000000" w:rsidP="00000000" w:rsidRDefault="00000000" w:rsidRPr="00000000" w14:paraId="00000105">
      <w:pPr>
        <w:pStyle w:val="Heading1"/>
        <w:rPr/>
      </w:pPr>
      <w:bookmarkStart w:colFirst="0" w:colLast="0" w:name="_28hyyvknxebt" w:id="18"/>
      <w:bookmarkEnd w:id="18"/>
      <w:r w:rsidDel="00000000" w:rsidR="00000000" w:rsidRPr="00000000">
        <w:rPr>
          <w:rtl w:val="0"/>
        </w:rPr>
      </w:r>
    </w:p>
    <w:p w:rsidR="00000000" w:rsidDel="00000000" w:rsidP="00000000" w:rsidRDefault="00000000" w:rsidRPr="00000000" w14:paraId="00000106">
      <w:pPr>
        <w:pStyle w:val="Heading1"/>
        <w:rPr/>
      </w:pPr>
      <w:bookmarkStart w:colFirst="0" w:colLast="0" w:name="_6megwvysepy7" w:id="19"/>
      <w:bookmarkEnd w:id="19"/>
      <w:r w:rsidDel="00000000" w:rsidR="00000000" w:rsidRPr="00000000">
        <w:rPr>
          <w:rtl w:val="0"/>
        </w:rPr>
        <w:t xml:space="preserve">Focus </w:t>
      </w:r>
    </w:p>
    <w:p w:rsidR="00000000" w:rsidDel="00000000" w:rsidP="00000000" w:rsidRDefault="00000000" w:rsidRPr="00000000" w14:paraId="00000107">
      <w:pPr>
        <w:numPr>
          <w:ilvl w:val="0"/>
          <w:numId w:val="32"/>
        </w:numPr>
        <w:ind w:left="720" w:hanging="360"/>
        <w:rPr>
          <w:u w:val="none"/>
        </w:rPr>
      </w:pPr>
      <w:r w:rsidDel="00000000" w:rsidR="00000000" w:rsidRPr="00000000">
        <w:rPr>
          <w:rtl w:val="0"/>
        </w:rPr>
        <w:t xml:space="preserve">LinkedIn </w:t>
      </w:r>
    </w:p>
    <w:p w:rsidR="00000000" w:rsidDel="00000000" w:rsidP="00000000" w:rsidRDefault="00000000" w:rsidRPr="00000000" w14:paraId="00000108">
      <w:pPr>
        <w:numPr>
          <w:ilvl w:val="0"/>
          <w:numId w:val="32"/>
        </w:numPr>
        <w:ind w:left="720" w:hanging="360"/>
        <w:rPr>
          <w:u w:val="none"/>
        </w:rPr>
      </w:pPr>
      <w:r w:rsidDel="00000000" w:rsidR="00000000" w:rsidRPr="00000000">
        <w:rPr>
          <w:rtl w:val="0"/>
        </w:rPr>
        <w:t xml:space="preserve">Book </w:t>
      </w:r>
    </w:p>
    <w:p w:rsidR="00000000" w:rsidDel="00000000" w:rsidP="00000000" w:rsidRDefault="00000000" w:rsidRPr="00000000" w14:paraId="00000109">
      <w:pPr>
        <w:numPr>
          <w:ilvl w:val="0"/>
          <w:numId w:val="32"/>
        </w:numPr>
        <w:ind w:left="720" w:hanging="360"/>
        <w:rPr>
          <w:u w:val="none"/>
        </w:rPr>
      </w:pPr>
      <w:r w:rsidDel="00000000" w:rsidR="00000000" w:rsidRPr="00000000">
        <w:rPr>
          <w:rtl w:val="0"/>
        </w:rPr>
        <w:t xml:space="preserve">NPS </w:t>
      </w:r>
    </w:p>
    <w:p w:rsidR="00000000" w:rsidDel="00000000" w:rsidP="00000000" w:rsidRDefault="00000000" w:rsidRPr="00000000" w14:paraId="0000010A">
      <w:pPr>
        <w:pStyle w:val="Heading1"/>
        <w:rPr/>
      </w:pPr>
      <w:bookmarkStart w:colFirst="0" w:colLast="0" w:name="_jvo0h988byl6" w:id="20"/>
      <w:bookmarkEnd w:id="20"/>
      <w:r w:rsidDel="00000000" w:rsidR="00000000" w:rsidRPr="00000000">
        <w:rPr>
          <w:rtl w:val="0"/>
        </w:rPr>
        <w:t xml:space="preserve">Action items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numPr>
          <w:ilvl w:val="0"/>
          <w:numId w:val="29"/>
        </w:numPr>
        <w:ind w:left="720" w:hanging="360"/>
        <w:rPr>
          <w:u w:val="none"/>
        </w:rPr>
      </w:pPr>
      <w:r w:rsidDel="00000000" w:rsidR="00000000" w:rsidRPr="00000000">
        <w:rPr>
          <w:rtl w:val="0"/>
        </w:rPr>
        <w:t xml:space="preserve">Carousel posts </w:t>
      </w:r>
    </w:p>
    <w:p w:rsidR="00000000" w:rsidDel="00000000" w:rsidP="00000000" w:rsidRDefault="00000000" w:rsidRPr="00000000" w14:paraId="0000010D">
      <w:pPr>
        <w:numPr>
          <w:ilvl w:val="0"/>
          <w:numId w:val="29"/>
        </w:numPr>
        <w:ind w:left="720" w:hanging="360"/>
        <w:rPr>
          <w:color w:val="6aa84f"/>
        </w:rPr>
      </w:pPr>
      <w:r w:rsidDel="00000000" w:rsidR="00000000" w:rsidRPr="00000000">
        <w:rPr>
          <w:color w:val="6aa84f"/>
          <w:rtl w:val="0"/>
        </w:rPr>
        <w:t xml:space="preserve">Client case studies </w:t>
      </w:r>
    </w:p>
    <w:p w:rsidR="00000000" w:rsidDel="00000000" w:rsidP="00000000" w:rsidRDefault="00000000" w:rsidRPr="00000000" w14:paraId="0000010E">
      <w:pPr>
        <w:numPr>
          <w:ilvl w:val="0"/>
          <w:numId w:val="29"/>
        </w:numPr>
        <w:ind w:left="720" w:hanging="360"/>
        <w:rPr>
          <w:color w:val="6aa84f"/>
        </w:rPr>
      </w:pPr>
      <w:r w:rsidDel="00000000" w:rsidR="00000000" w:rsidRPr="00000000">
        <w:rPr>
          <w:color w:val="6aa84f"/>
          <w:rtl w:val="0"/>
        </w:rPr>
        <w:t xml:space="preserve">Testimonials </w:t>
      </w:r>
    </w:p>
    <w:p w:rsidR="00000000" w:rsidDel="00000000" w:rsidP="00000000" w:rsidRDefault="00000000" w:rsidRPr="00000000" w14:paraId="0000010F">
      <w:pPr>
        <w:numPr>
          <w:ilvl w:val="0"/>
          <w:numId w:val="29"/>
        </w:numPr>
        <w:ind w:left="720" w:hanging="360"/>
        <w:rPr>
          <w:color w:val="6aa84f"/>
        </w:rPr>
      </w:pPr>
      <w:r w:rsidDel="00000000" w:rsidR="00000000" w:rsidRPr="00000000">
        <w:rPr>
          <w:color w:val="6aa84f"/>
          <w:rtl w:val="0"/>
        </w:rPr>
        <w:t xml:space="preserve">Updates </w:t>
      </w:r>
    </w:p>
    <w:p w:rsidR="00000000" w:rsidDel="00000000" w:rsidP="00000000" w:rsidRDefault="00000000" w:rsidRPr="00000000" w14:paraId="00000110">
      <w:pPr>
        <w:pStyle w:val="Heading1"/>
        <w:rPr/>
      </w:pPr>
      <w:bookmarkStart w:colFirst="0" w:colLast="0" w:name="_s7udjb9pob2e" w:id="21"/>
      <w:bookmarkEnd w:id="21"/>
      <w:r w:rsidDel="00000000" w:rsidR="00000000" w:rsidRPr="00000000">
        <w:rPr>
          <w:rtl w:val="0"/>
        </w:rPr>
        <w:t xml:space="preserve">Featured post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numPr>
          <w:ilvl w:val="0"/>
          <w:numId w:val="4"/>
        </w:numPr>
        <w:ind w:left="720" w:hanging="360"/>
        <w:rPr>
          <w:u w:val="none"/>
        </w:rPr>
      </w:pPr>
      <w:r w:rsidDel="00000000" w:rsidR="00000000" w:rsidRPr="00000000">
        <w:rPr>
          <w:rtl w:val="0"/>
        </w:rPr>
        <w:t xml:space="preserve">What Magdalena is about (Magdalena’s story from the 1st chapter of the book) </w:t>
      </w:r>
    </w:p>
    <w:p w:rsidR="00000000" w:rsidDel="00000000" w:rsidP="00000000" w:rsidRDefault="00000000" w:rsidRPr="00000000" w14:paraId="00000113">
      <w:pPr>
        <w:numPr>
          <w:ilvl w:val="0"/>
          <w:numId w:val="4"/>
        </w:numPr>
        <w:ind w:left="720" w:hanging="360"/>
        <w:rPr>
          <w:u w:val="none"/>
        </w:rPr>
      </w:pPr>
      <w:r w:rsidDel="00000000" w:rsidR="00000000" w:rsidRPr="00000000">
        <w:rPr>
          <w:rtl w:val="0"/>
        </w:rPr>
        <w:t xml:space="preserve">USP/Value prop </w:t>
      </w:r>
    </w:p>
    <w:p w:rsidR="00000000" w:rsidDel="00000000" w:rsidP="00000000" w:rsidRDefault="00000000" w:rsidRPr="00000000" w14:paraId="00000114">
      <w:pPr>
        <w:ind w:left="0" w:firstLine="0"/>
        <w:rPr/>
      </w:pPr>
      <w:r w:rsidDel="00000000" w:rsidR="00000000" w:rsidRPr="00000000">
        <w:rPr>
          <w:rtl w:val="0"/>
        </w:rPr>
      </w:r>
    </w:p>
    <w:p w:rsidR="00000000" w:rsidDel="00000000" w:rsidP="00000000" w:rsidRDefault="00000000" w:rsidRPr="00000000" w14:paraId="00000115">
      <w:pPr>
        <w:ind w:left="0" w:firstLine="0"/>
        <w:rPr/>
      </w:pPr>
      <w:r w:rsidDel="00000000" w:rsidR="00000000" w:rsidRPr="00000000">
        <w:rPr>
          <w:rtl w:val="0"/>
        </w:rPr>
      </w:r>
    </w:p>
    <w:p w:rsidR="00000000" w:rsidDel="00000000" w:rsidP="00000000" w:rsidRDefault="00000000" w:rsidRPr="00000000" w14:paraId="00000116">
      <w:pPr>
        <w:pStyle w:val="Heading1"/>
        <w:rPr/>
      </w:pPr>
      <w:bookmarkStart w:colFirst="0" w:colLast="0" w:name="_mc6mtq6aqszc" w:id="22"/>
      <w:bookmarkEnd w:id="22"/>
      <w:r w:rsidDel="00000000" w:rsidR="00000000" w:rsidRPr="00000000">
        <w:rPr>
          <w:rtl w:val="0"/>
        </w:rPr>
        <w:t xml:space="preserve">Bonus posts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numPr>
          <w:ilvl w:val="0"/>
          <w:numId w:val="3"/>
        </w:numPr>
        <w:ind w:left="720" w:hanging="360"/>
        <w:rPr>
          <w:u w:val="none"/>
        </w:rPr>
      </w:pPr>
      <w:r w:rsidDel="00000000" w:rsidR="00000000" w:rsidRPr="00000000">
        <w:rPr>
          <w:rtl w:val="0"/>
        </w:rPr>
        <w:t xml:space="preserve">Announcement about what we are going to be doing on LinkedIn </w:t>
      </w:r>
    </w:p>
    <w:p w:rsidR="00000000" w:rsidDel="00000000" w:rsidP="00000000" w:rsidRDefault="00000000" w:rsidRPr="00000000" w14:paraId="00000119">
      <w:pPr>
        <w:numPr>
          <w:ilvl w:val="0"/>
          <w:numId w:val="3"/>
        </w:numPr>
        <w:ind w:left="720" w:hanging="360"/>
        <w:rPr>
          <w:u w:val="none"/>
        </w:rPr>
      </w:pPr>
      <w:r w:rsidDel="00000000" w:rsidR="00000000" w:rsidRPr="00000000">
        <w:rPr>
          <w:rtl w:val="0"/>
        </w:rPr>
        <w:t xml:space="preserve">Introduction to the team </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3"/>
        <w:rPr/>
      </w:pPr>
      <w:bookmarkStart w:colFirst="0" w:colLast="0" w:name="_76sw4ya23lwa" w:id="23"/>
      <w:bookmarkEnd w:id="23"/>
      <w:hyperlink w:anchor="_76sw4ya23lwa">
        <w:r w:rsidDel="00000000" w:rsidR="00000000" w:rsidRPr="00000000">
          <w:rPr>
            <w:color w:val="1155cc"/>
            <w:u w:val="single"/>
            <w:rtl w:val="0"/>
          </w:rPr>
          <w:t xml:space="preserve">Jasmin meeting feature</w:t>
        </w:r>
      </w:hyperlink>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Recently we had the absolute pleasure of hosting @Jasmin for a HUGE session covering all things M&amp;A and Private Equity.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Read on to get the inside scoop on what we learned! 👀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Firstly, WOW, what an incredibly insightful workshop on mergers and acquisitions it was! My mind is STILL buzzing from all the invaluable knowledge 🤯 </w:t>
      </w:r>
    </w:p>
    <w:p w:rsidR="00000000" w:rsidDel="00000000" w:rsidP="00000000" w:rsidRDefault="00000000" w:rsidRPr="00000000" w14:paraId="00000123">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24">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Everybody here at Magdalena Reith absolutely LOVED getting to learn the ins and outs of M&amp;A from an experienced pro like Jasmin. </w:t>
      </w:r>
    </w:p>
    <w:p w:rsidR="00000000" w:rsidDel="00000000" w:rsidP="00000000" w:rsidRDefault="00000000" w:rsidRPr="00000000" w14:paraId="00000125">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26">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Years of hands-on experience advising clients and a smart framework for approaching M&amp;A strategy made the session unforgettable.</w:t>
      </w:r>
    </w:p>
    <w:p w:rsidR="00000000" w:rsidDel="00000000" w:rsidP="00000000" w:rsidRDefault="00000000" w:rsidRPr="00000000" w14:paraId="00000127">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28">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Jasmin's passion shone through as he outlined core M&amp;A concepts using real-world examples. Key lessons included:</w:t>
      </w:r>
    </w:p>
    <w:p w:rsidR="00000000" w:rsidDel="00000000" w:rsidP="00000000" w:rsidRDefault="00000000" w:rsidRPr="00000000" w14:paraId="00000129">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2A">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1c1917"/>
        </w:rPr>
      </w:pPr>
      <w:r w:rsidDel="00000000" w:rsidR="00000000" w:rsidRPr="00000000">
        <w:rPr>
          <w:rFonts w:ascii="Roboto" w:cs="Roboto" w:eastAsia="Roboto" w:hAnsi="Roboto"/>
          <w:color w:val="1c1917"/>
          <w:rtl w:val="0"/>
        </w:rPr>
        <w:t xml:space="preserve">• The step-by-step process of an M&amp;A deal lifecycle </w:t>
      </w:r>
    </w:p>
    <w:p w:rsidR="00000000" w:rsidDel="00000000" w:rsidP="00000000" w:rsidRDefault="00000000" w:rsidRPr="00000000" w14:paraId="0000012B">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1c1917"/>
        </w:rPr>
      </w:pPr>
      <w:r w:rsidDel="00000000" w:rsidR="00000000" w:rsidRPr="00000000">
        <w:rPr>
          <w:rtl w:val="0"/>
        </w:rPr>
      </w:r>
    </w:p>
    <w:p w:rsidR="00000000" w:rsidDel="00000000" w:rsidP="00000000" w:rsidRDefault="00000000" w:rsidRPr="00000000" w14:paraId="0000012C">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 Navigating the funding life cycle from pre-seed to Series C 📈 </w:t>
      </w:r>
    </w:p>
    <w:p w:rsidR="00000000" w:rsidDel="00000000" w:rsidP="00000000" w:rsidRDefault="00000000" w:rsidRPr="00000000" w14:paraId="0000012D">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2E">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1c1917"/>
        </w:rPr>
      </w:pPr>
      <w:r w:rsidDel="00000000" w:rsidR="00000000" w:rsidRPr="00000000">
        <w:rPr>
          <w:rFonts w:ascii="Roboto" w:cs="Roboto" w:eastAsia="Roboto" w:hAnsi="Roboto"/>
          <w:color w:val="1c1917"/>
          <w:rtl w:val="0"/>
        </w:rPr>
        <w:t xml:space="preserve">• Why partnering with experienced M&amp;A advisors creates value</w:t>
      </w:r>
    </w:p>
    <w:p w:rsidR="00000000" w:rsidDel="00000000" w:rsidP="00000000" w:rsidRDefault="00000000" w:rsidRPr="00000000" w14:paraId="0000012F">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1c1917"/>
        </w:rPr>
      </w:pPr>
      <w:r w:rsidDel="00000000" w:rsidR="00000000" w:rsidRPr="00000000">
        <w:rPr>
          <w:rtl w:val="0"/>
        </w:rPr>
      </w:r>
    </w:p>
    <w:p w:rsidR="00000000" w:rsidDel="00000000" w:rsidP="00000000" w:rsidRDefault="00000000" w:rsidRPr="00000000" w14:paraId="00000130">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 The significance of polished pitch materials for attracting investors 💰</w:t>
      </w:r>
    </w:p>
    <w:p w:rsidR="00000000" w:rsidDel="00000000" w:rsidP="00000000" w:rsidRDefault="00000000" w:rsidRPr="00000000" w14:paraId="00000131">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32">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 Pros and cons of diverse investor types, from bootstrapping to private equity</w:t>
      </w:r>
    </w:p>
    <w:p w:rsidR="00000000" w:rsidDel="00000000" w:rsidP="00000000" w:rsidRDefault="00000000" w:rsidRPr="00000000" w14:paraId="00000133">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34">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My personal favorite (of course) was when Jasmin covered the immense importance of polished pitch materials! </w:t>
      </w:r>
    </w:p>
    <w:p w:rsidR="00000000" w:rsidDel="00000000" w:rsidP="00000000" w:rsidRDefault="00000000" w:rsidRPr="00000000" w14:paraId="00000135">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36">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I also found the overview of diverse investor types fascinating. Jasmin drew clear comparisons and explained the pros and cons of each. </w:t>
      </w:r>
    </w:p>
    <w:p w:rsidR="00000000" w:rsidDel="00000000" w:rsidP="00000000" w:rsidRDefault="00000000" w:rsidRPr="00000000" w14:paraId="00000137">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38">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This workshop was a GOLDMINE of indispensable knowledge – it’s no exaggeration to say that the team was hanging on Jasmin’s every word!</w:t>
      </w:r>
    </w:p>
    <w:p w:rsidR="00000000" w:rsidDel="00000000" w:rsidP="00000000" w:rsidRDefault="00000000" w:rsidRPr="00000000" w14:paraId="00000139">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3A">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By the end, our brains were overflowing with valuable insights, so we took a lunch break to let the brainstorming begin and the ideas flow. </w:t>
      </w:r>
    </w:p>
    <w:p w:rsidR="00000000" w:rsidDel="00000000" w:rsidP="00000000" w:rsidRDefault="00000000" w:rsidRPr="00000000" w14:paraId="0000013B">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3C">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  Thank you so much for the amazing session @Jasmin</w:t>
      </w:r>
    </w:p>
    <w:p w:rsidR="00000000" w:rsidDel="00000000" w:rsidP="00000000" w:rsidRDefault="00000000" w:rsidRPr="00000000" w14:paraId="0000013D">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3E">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No doubt our elevator pitches will be on point thanks to your coaching – We can't wait to apply these lessons to strategically deliver value to our clients! </w:t>
      </w:r>
    </w:p>
    <w:p w:rsidR="00000000" w:rsidDel="00000000" w:rsidP="00000000" w:rsidRDefault="00000000" w:rsidRPr="00000000" w14:paraId="0000013F">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40">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Which aspect of M&amp;A, Private Equity, or startup funding piques your interest the most? Let me know in the comments below 👇 </w:t>
      </w:r>
    </w:p>
    <w:p w:rsidR="00000000" w:rsidDel="00000000" w:rsidP="00000000" w:rsidRDefault="00000000" w:rsidRPr="00000000" w14:paraId="00000141">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42">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#MergersAndAcquisitions #PrivateEquity #InvestmentStrategy ​​#InvestorRelations</w:t>
      </w:r>
    </w:p>
    <w:p w:rsidR="00000000" w:rsidDel="00000000" w:rsidP="00000000" w:rsidRDefault="00000000" w:rsidRPr="00000000" w14:paraId="00000143">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44">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45">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46">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47">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3"/>
        <w:rPr/>
      </w:pPr>
      <w:bookmarkStart w:colFirst="0" w:colLast="0" w:name="_a1e66ogv195n" w:id="24"/>
      <w:bookmarkEnd w:id="24"/>
      <w:hyperlink w:anchor="_a1e66ogv195n">
        <w:r w:rsidDel="00000000" w:rsidR="00000000" w:rsidRPr="00000000">
          <w:rPr>
            <w:color w:val="1155cc"/>
            <w:u w:val="single"/>
            <w:rtl w:val="0"/>
          </w:rPr>
          <w:t xml:space="preserve">Leadership coach meeting feature </w:t>
        </w:r>
      </w:hyperlink>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When I started my business, I prided myself on being able to handle everything solo. Doing it all was certainly a big accomplishment.</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It was me and my dream, making it happen each and every day! </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But as we began rapidly expanding, with new hires coming on board, it became time to empower others to lead.</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I couldn't scale effectively without it. </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I had new leaders joining and growing within my company every month! </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Enter @Jörg - an expert in organizational team dynamics with years of experience training leaders.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numPr>
          <w:ilvl w:val="0"/>
          <w:numId w:val="1"/>
        </w:numPr>
        <w:ind w:left="720" w:hanging="360"/>
        <w:rPr>
          <w:u w:val="none"/>
        </w:rPr>
      </w:pPr>
      <w:r w:rsidDel="00000000" w:rsidR="00000000" w:rsidRPr="00000000">
        <w:rPr>
          <w:rtl w:val="0"/>
        </w:rPr>
        <w:t xml:space="preserve">The challenge: </w:t>
      </w:r>
      <w:r w:rsidDel="00000000" w:rsidR="00000000" w:rsidRPr="00000000">
        <w:rPr>
          <w:rFonts w:ascii="Roboto" w:cs="Roboto" w:eastAsia="Roboto" w:hAnsi="Roboto"/>
          <w:color w:val="1c1917"/>
          <w:highlight w:val="white"/>
          <w:rtl w:val="0"/>
        </w:rPr>
        <w:t xml:space="preserve">As my startup entered a period of rapid growth, I couldn't steer this ship alone anymore. It was time to empower others to lead.</w:t>
        <w:br w:type="textWrapping"/>
      </w:r>
    </w:p>
    <w:p w:rsidR="00000000" w:rsidDel="00000000" w:rsidP="00000000" w:rsidRDefault="00000000" w:rsidRPr="00000000" w14:paraId="0000015D">
      <w:pPr>
        <w:numPr>
          <w:ilvl w:val="0"/>
          <w:numId w:val="1"/>
        </w:numPr>
        <w:ind w:left="720" w:hanging="360"/>
        <w:rPr>
          <w:rFonts w:ascii="Roboto" w:cs="Roboto" w:eastAsia="Roboto" w:hAnsi="Roboto"/>
          <w:color w:val="1c1917"/>
          <w:highlight w:val="white"/>
          <w:u w:val="none"/>
        </w:rPr>
      </w:pPr>
      <w:r w:rsidDel="00000000" w:rsidR="00000000" w:rsidRPr="00000000">
        <w:rPr>
          <w:rFonts w:ascii="Roboto" w:cs="Roboto" w:eastAsia="Roboto" w:hAnsi="Roboto"/>
          <w:color w:val="1c1917"/>
          <w:highlight w:val="white"/>
          <w:rtl w:val="0"/>
        </w:rPr>
        <w:t xml:space="preserve">The struggle: Points of friction became apparent. Communication and collaboration felt like it moved like molasses some days. Tough conversations were avoided. </w:t>
        <w:br w:type="textWrapping"/>
      </w:r>
    </w:p>
    <w:p w:rsidR="00000000" w:rsidDel="00000000" w:rsidP="00000000" w:rsidRDefault="00000000" w:rsidRPr="00000000" w14:paraId="0000015E">
      <w:pPr>
        <w:numPr>
          <w:ilvl w:val="0"/>
          <w:numId w:val="1"/>
        </w:numPr>
        <w:ind w:left="720" w:hanging="360"/>
        <w:rPr>
          <w:rFonts w:ascii="Roboto" w:cs="Roboto" w:eastAsia="Roboto" w:hAnsi="Roboto"/>
          <w:color w:val="1c1917"/>
          <w:highlight w:val="white"/>
          <w:u w:val="none"/>
        </w:rPr>
      </w:pPr>
      <w:r w:rsidDel="00000000" w:rsidR="00000000" w:rsidRPr="00000000">
        <w:rPr>
          <w:rFonts w:ascii="Roboto" w:cs="Roboto" w:eastAsia="Roboto" w:hAnsi="Roboto"/>
          <w:color w:val="1c1917"/>
          <w:highlight w:val="white"/>
          <w:rtl w:val="0"/>
        </w:rPr>
        <w:t xml:space="preserve">The solution: </w:t>
      </w:r>
      <w:r w:rsidDel="00000000" w:rsidR="00000000" w:rsidRPr="00000000">
        <w:rPr>
          <w:rtl w:val="0"/>
        </w:rPr>
        <w:t xml:space="preserve">Jörg facilitated an intensive workshop where we identified friction points, created an action plan, and gained conflict management skills.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Lightbulb moments included:</w:t>
      </w:r>
    </w:p>
    <w:p w:rsidR="00000000" w:rsidDel="00000000" w:rsidP="00000000" w:rsidRDefault="00000000" w:rsidRPr="00000000" w14:paraId="00000161">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62">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1c1917"/>
        </w:rPr>
      </w:pPr>
      <w:r w:rsidDel="00000000" w:rsidR="00000000" w:rsidRPr="00000000">
        <w:rPr>
          <w:rFonts w:ascii="Roboto" w:cs="Roboto" w:eastAsia="Roboto" w:hAnsi="Roboto"/>
          <w:color w:val="1c1917"/>
          <w:rtl w:val="0"/>
        </w:rPr>
        <w:t xml:space="preserve">• Leadership is enabling others</w:t>
      </w:r>
    </w:p>
    <w:p w:rsidR="00000000" w:rsidDel="00000000" w:rsidP="00000000" w:rsidRDefault="00000000" w:rsidRPr="00000000" w14:paraId="00000163">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1c1917"/>
        </w:rPr>
      </w:pPr>
      <w:r w:rsidDel="00000000" w:rsidR="00000000" w:rsidRPr="00000000">
        <w:rPr>
          <w:rFonts w:ascii="Roboto" w:cs="Roboto" w:eastAsia="Roboto" w:hAnsi="Roboto"/>
          <w:color w:val="1c1917"/>
          <w:rtl w:val="0"/>
        </w:rPr>
        <w:t xml:space="preserve">• Radical candor builds trust and collaboration</w:t>
      </w:r>
    </w:p>
    <w:p w:rsidR="00000000" w:rsidDel="00000000" w:rsidP="00000000" w:rsidRDefault="00000000" w:rsidRPr="00000000" w14:paraId="00000164">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 Leadership starts with organizing and leading yourself </w:t>
      </w:r>
    </w:p>
    <w:p w:rsidR="00000000" w:rsidDel="00000000" w:rsidP="00000000" w:rsidRDefault="00000000" w:rsidRPr="00000000" w14:paraId="00000165">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1c1917"/>
        </w:rPr>
      </w:pPr>
      <w:r w:rsidDel="00000000" w:rsidR="00000000" w:rsidRPr="00000000">
        <w:rPr>
          <w:rFonts w:ascii="Roboto" w:cs="Roboto" w:eastAsia="Roboto" w:hAnsi="Roboto"/>
          <w:color w:val="1c1917"/>
          <w:rtl w:val="0"/>
        </w:rPr>
        <w:t xml:space="preserve">• Growing pains are progress if addressed constructively</w:t>
      </w:r>
    </w:p>
    <w:p w:rsidR="00000000" w:rsidDel="00000000" w:rsidP="00000000" w:rsidRDefault="00000000" w:rsidRPr="00000000" w14:paraId="00000166">
      <w:pPr>
        <w:pBdr>
          <w:top w:color="e5e7eb" w:space="0" w:sz="0" w:val="none"/>
          <w:left w:color="e5e7eb" w:space="0" w:sz="0" w:val="none"/>
          <w:bottom w:color="e5e7eb" w:space="0" w:sz="0" w:val="none"/>
          <w:right w:color="e5e7eb" w:space="0" w:sz="0" w:val="none"/>
          <w:between w:color="e5e7eb" w:space="0" w:sz="0" w:val="none"/>
        </w:pBdr>
        <w:shd w:fill="ffffff" w:val="clear"/>
        <w:ind w:left="720" w:firstLine="0"/>
        <w:rPr>
          <w:rFonts w:ascii="Roboto" w:cs="Roboto" w:eastAsia="Roboto" w:hAnsi="Roboto"/>
          <w:color w:val="1c1917"/>
        </w:rPr>
      </w:pPr>
      <w:r w:rsidDel="00000000" w:rsidR="00000000" w:rsidRPr="00000000">
        <w:rPr>
          <w:rtl w:val="0"/>
        </w:rPr>
      </w:r>
    </w:p>
    <w:p w:rsidR="00000000" w:rsidDel="00000000" w:rsidP="00000000" w:rsidRDefault="00000000" w:rsidRPr="00000000" w14:paraId="00000167">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We all walked away PUMPED to implement these lessons as we build capabilities aligned with our expansion. </w:t>
      </w:r>
    </w:p>
    <w:p w:rsidR="00000000" w:rsidDel="00000000" w:rsidP="00000000" w:rsidRDefault="00000000" w:rsidRPr="00000000" w14:paraId="00000168">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69">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Investing in professional coaching gave us the boost we needed to steer our growing ship.</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Armed with these insights, we’re building leadership capabilities aligned with our expansion. Investing in coaching was a total game-changer!</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The moral: don't let ego or inexperience hold you back from getting a helping hand. Guidance from veteran mentors provides the skills needed to scale new heights together.</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Has a coach or mentor been a breakthrough for your startup, business, or career? Share your stories!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3"/>
        <w:rPr/>
      </w:pPr>
      <w:bookmarkStart w:colFirst="0" w:colLast="0" w:name="_pd998m9a4qbc" w:id="25"/>
      <w:bookmarkEnd w:id="25"/>
      <w:r w:rsidDel="00000000" w:rsidR="00000000" w:rsidRPr="00000000">
        <w:rPr>
          <w:rtl w:val="0"/>
        </w:rPr>
        <w:t xml:space="preserve">Jorg updated feature, more positive, more promotional</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Scaling a company is an exciting yet challenging journey! Today’s post is about leadership, culture, fast-growing businesses, and the difference that an impactful coach can make. </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As my company grew rapidly, and with new talented people joining the team, it was time to empower others to lead and build a strong culture that would support our expansion.</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To help us adapt our leadership approach for this growth phase, we brought in the fantastic @Jörg - an organizational leadership expert with years of experience helping teams thrive during transitional periods.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Jörg facilitated an intensive workshop where we gained skills to align our leadership approach with this new organizational phase. </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Lightbulb moments included:</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Leadership is enabling others</w:t>
      </w:r>
    </w:p>
    <w:p w:rsidR="00000000" w:rsidDel="00000000" w:rsidP="00000000" w:rsidRDefault="00000000" w:rsidRPr="00000000" w14:paraId="00000183">
      <w:pPr>
        <w:rPr/>
      </w:pPr>
      <w:r w:rsidDel="00000000" w:rsidR="00000000" w:rsidRPr="00000000">
        <w:rPr>
          <w:rtl w:val="0"/>
        </w:rPr>
        <w:t xml:space="preserve">• Radical candor builds trust and collaboration</w:t>
      </w:r>
    </w:p>
    <w:p w:rsidR="00000000" w:rsidDel="00000000" w:rsidP="00000000" w:rsidRDefault="00000000" w:rsidRPr="00000000" w14:paraId="00000184">
      <w:pPr>
        <w:rPr/>
      </w:pPr>
      <w:r w:rsidDel="00000000" w:rsidR="00000000" w:rsidRPr="00000000">
        <w:rPr>
          <w:rtl w:val="0"/>
        </w:rPr>
        <w:t xml:space="preserve">• Leadership starts with organizing and leading yourself</w:t>
      </w:r>
    </w:p>
    <w:p w:rsidR="00000000" w:rsidDel="00000000" w:rsidP="00000000" w:rsidRDefault="00000000" w:rsidRPr="00000000" w14:paraId="00000185">
      <w:pPr>
        <w:rPr/>
      </w:pPr>
      <w:r w:rsidDel="00000000" w:rsidR="00000000" w:rsidRPr="00000000">
        <w:rPr>
          <w:rtl w:val="0"/>
        </w:rPr>
        <w:t xml:space="preserve">• Growing pains are progress if addressed constructively</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We all walked away PUMPED to implement these lessons as we build capabilities aligned with our expansion! </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Investing in professional coaching gave us the boost we needed to steer our growing ship. </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I highly recommend Jörg to any founder looking to strategically scale their team. He is an absolute MASTERMIND! </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Have you worked with a coach? Share your breakthrough moments! We have so much wisdom to exchange together as founders and leaders. </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2"/>
        <w:rPr/>
      </w:pPr>
      <w:bookmarkStart w:colFirst="0" w:colLast="0" w:name="_o5bhouxsg40d" w:id="26"/>
      <w:bookmarkEnd w:id="26"/>
      <w:r w:rsidDel="00000000" w:rsidR="00000000" w:rsidRPr="00000000">
        <w:rPr>
          <w:rtl w:val="0"/>
        </w:rPr>
        <w:t xml:space="preserve">General comment prompts </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numPr>
          <w:ilvl w:val="0"/>
          <w:numId w:val="18"/>
        </w:numPr>
        <w:ind w:left="720" w:hanging="360"/>
        <w:rPr>
          <w:u w:val="none"/>
        </w:rPr>
      </w:pPr>
      <w:r w:rsidDel="00000000" w:rsidR="00000000" w:rsidRPr="00000000">
        <w:rPr>
          <w:rtl w:val="0"/>
        </w:rPr>
        <w:t xml:space="preserve">I'm interested to hear your take on this. Let's get the conversation going in the comments. 🎙️</w:t>
      </w:r>
    </w:p>
    <w:p w:rsidR="00000000" w:rsidDel="00000000" w:rsidP="00000000" w:rsidRDefault="00000000" w:rsidRPr="00000000" w14:paraId="00000197">
      <w:pPr>
        <w:numPr>
          <w:ilvl w:val="0"/>
          <w:numId w:val="18"/>
        </w:numPr>
        <w:ind w:left="720" w:hanging="360"/>
        <w:rPr>
          <w:u w:val="none"/>
        </w:rPr>
      </w:pPr>
      <w:r w:rsidDel="00000000" w:rsidR="00000000" w:rsidRPr="00000000">
        <w:rPr>
          <w:rtl w:val="0"/>
        </w:rPr>
        <w:t xml:space="preserve">What strategies have you employed in this situation? Share your tips and tricks below. 🛠️</w:t>
      </w:r>
    </w:p>
    <w:p w:rsidR="00000000" w:rsidDel="00000000" w:rsidP="00000000" w:rsidRDefault="00000000" w:rsidRPr="00000000" w14:paraId="00000198">
      <w:pPr>
        <w:numPr>
          <w:ilvl w:val="0"/>
          <w:numId w:val="18"/>
        </w:numPr>
        <w:ind w:left="720" w:hanging="360"/>
        <w:rPr>
          <w:u w:val="none"/>
        </w:rPr>
      </w:pPr>
      <w:r w:rsidDel="00000000" w:rsidR="00000000" w:rsidRPr="00000000">
        <w:rPr>
          <w:rtl w:val="0"/>
        </w:rPr>
        <w:t xml:space="preserve">Your experiences matter! How have you approached this? Enlighten us in the comments. ✍️</w:t>
      </w:r>
    </w:p>
    <w:p w:rsidR="00000000" w:rsidDel="00000000" w:rsidP="00000000" w:rsidRDefault="00000000" w:rsidRPr="00000000" w14:paraId="00000199">
      <w:pPr>
        <w:numPr>
          <w:ilvl w:val="0"/>
          <w:numId w:val="18"/>
        </w:numPr>
        <w:ind w:left="720" w:hanging="360"/>
        <w:rPr>
          <w:u w:val="none"/>
        </w:rPr>
      </w:pPr>
      <w:r w:rsidDel="00000000" w:rsidR="00000000" w:rsidRPr="00000000">
        <w:rPr>
          <w:rtl w:val="0"/>
        </w:rPr>
        <w:t xml:space="preserve">Have a nugget of wisdom to share about this? Drop it in the comments - let's learn together. 🏫</w:t>
      </w:r>
    </w:p>
    <w:p w:rsidR="00000000" w:rsidDel="00000000" w:rsidP="00000000" w:rsidRDefault="00000000" w:rsidRPr="00000000" w14:paraId="0000019A">
      <w:pPr>
        <w:numPr>
          <w:ilvl w:val="0"/>
          <w:numId w:val="18"/>
        </w:numPr>
        <w:ind w:left="720" w:hanging="360"/>
        <w:rPr>
          <w:u w:val="none"/>
        </w:rPr>
      </w:pPr>
      <w:r w:rsidDel="00000000" w:rsidR="00000000" w:rsidRPr="00000000">
        <w:rPr>
          <w:rtl w:val="0"/>
        </w:rPr>
        <w:t xml:space="preserve">Has a particular strategy worked for you in this context? Please do share it below. 🔄</w:t>
      </w:r>
    </w:p>
    <w:p w:rsidR="00000000" w:rsidDel="00000000" w:rsidP="00000000" w:rsidRDefault="00000000" w:rsidRPr="00000000" w14:paraId="0000019B">
      <w:pPr>
        <w:numPr>
          <w:ilvl w:val="0"/>
          <w:numId w:val="18"/>
        </w:numPr>
        <w:ind w:left="720" w:hanging="360"/>
        <w:rPr>
          <w:u w:val="none"/>
        </w:rPr>
      </w:pPr>
      <w:r w:rsidDel="00000000" w:rsidR="00000000" w:rsidRPr="00000000">
        <w:rPr>
          <w:rtl w:val="0"/>
        </w:rPr>
        <w:t xml:space="preserve">Let's drive this conversation forward - what's your perspective? Comment below! 🚀</w:t>
      </w:r>
    </w:p>
    <w:p w:rsidR="00000000" w:rsidDel="00000000" w:rsidP="00000000" w:rsidRDefault="00000000" w:rsidRPr="00000000" w14:paraId="0000019C">
      <w:pPr>
        <w:numPr>
          <w:ilvl w:val="0"/>
          <w:numId w:val="18"/>
        </w:numPr>
        <w:ind w:left="720" w:hanging="360"/>
        <w:rPr>
          <w:u w:val="none"/>
        </w:rPr>
      </w:pPr>
      <w:r w:rsidDel="00000000" w:rsidR="00000000" w:rsidRPr="00000000">
        <w:rPr>
          <w:rtl w:val="0"/>
        </w:rPr>
        <w:t xml:space="preserve">Can you share a learning or experience around this? Your story could help others in the comments. 🤝</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1"/>
        <w:rPr/>
      </w:pPr>
      <w:bookmarkStart w:colFirst="0" w:colLast="0" w:name="_z9iz1vrnmwhu" w:id="27"/>
      <w:bookmarkEnd w:id="27"/>
      <w:r w:rsidDel="00000000" w:rsidR="00000000" w:rsidRPr="00000000">
        <w:rPr>
          <w:rtl w:val="0"/>
        </w:rPr>
      </w:r>
    </w:p>
    <w:p w:rsidR="00000000" w:rsidDel="00000000" w:rsidP="00000000" w:rsidRDefault="00000000" w:rsidRPr="00000000" w14:paraId="0000019F">
      <w:pPr>
        <w:pStyle w:val="Heading1"/>
        <w:rPr/>
      </w:pPr>
      <w:bookmarkStart w:colFirst="0" w:colLast="0" w:name="_70ho1jg3wya8" w:id="28"/>
      <w:bookmarkEnd w:id="28"/>
      <w:r w:rsidDel="00000000" w:rsidR="00000000" w:rsidRPr="00000000">
        <w:rPr>
          <w:rtl w:val="0"/>
        </w:rPr>
        <w:t xml:space="preserve">New Hires </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hyperlink r:id="rId27">
        <w:r w:rsidDel="00000000" w:rsidR="00000000" w:rsidRPr="00000000">
          <w:rPr>
            <w:color w:val="0000ee"/>
            <w:u w:val="single"/>
            <w:rtl w:val="0"/>
          </w:rPr>
          <w:t xml:space="preserve">New hires / how the team has grown</w:t>
        </w:r>
      </w:hyperlink>
      <w:r w:rsidDel="00000000" w:rsidR="00000000" w:rsidRPr="00000000">
        <w:rPr>
          <w:rtl w:val="0"/>
        </w:rPr>
      </w:r>
    </w:p>
    <w:p w:rsidR="00000000" w:rsidDel="00000000" w:rsidP="00000000" w:rsidRDefault="00000000" w:rsidRPr="00000000" w14:paraId="000001A3">
      <w:pPr>
        <w:pStyle w:val="Heading3"/>
        <w:rPr/>
      </w:pPr>
      <w:bookmarkStart w:colFirst="0" w:colLast="0" w:name="_hesmg3x7u1g7" w:id="29"/>
      <w:bookmarkEnd w:id="29"/>
      <w:r w:rsidDel="00000000" w:rsidR="00000000" w:rsidRPr="00000000">
        <w:rPr>
          <w:rtl w:val="0"/>
        </w:rPr>
      </w:r>
    </w:p>
    <w:p w:rsidR="00000000" w:rsidDel="00000000" w:rsidP="00000000" w:rsidRDefault="00000000" w:rsidRPr="00000000" w14:paraId="000001A4">
      <w:pPr>
        <w:pStyle w:val="Heading3"/>
        <w:rPr/>
      </w:pPr>
      <w:bookmarkStart w:colFirst="0" w:colLast="0" w:name="_i3egdxkqnowt" w:id="30"/>
      <w:bookmarkEnd w:id="30"/>
      <w:r w:rsidDel="00000000" w:rsidR="00000000" w:rsidRPr="00000000">
        <w:rPr>
          <w:rtl w:val="0"/>
        </w:rPr>
        <w:t xml:space="preserve"> </w:t>
      </w:r>
    </w:p>
    <w:p w:rsidR="00000000" w:rsidDel="00000000" w:rsidP="00000000" w:rsidRDefault="00000000" w:rsidRPr="00000000" w14:paraId="000001A5">
      <w:pPr>
        <w:pStyle w:val="Heading1"/>
        <w:rPr/>
      </w:pPr>
      <w:bookmarkStart w:colFirst="0" w:colLast="0" w:name="_p0pp75ctfvwl" w:id="31"/>
      <w:bookmarkEnd w:id="31"/>
      <w:r w:rsidDel="00000000" w:rsidR="00000000" w:rsidRPr="00000000">
        <w:rPr>
          <w:rtl w:val="0"/>
        </w:rPr>
      </w:r>
    </w:p>
    <w:p w:rsidR="00000000" w:rsidDel="00000000" w:rsidP="00000000" w:rsidRDefault="00000000" w:rsidRPr="00000000" w14:paraId="000001A6">
      <w:pPr>
        <w:pStyle w:val="Heading1"/>
        <w:rPr/>
      </w:pPr>
      <w:bookmarkStart w:colFirst="0" w:colLast="0" w:name="_8ijesyx1olag" w:id="32"/>
      <w:bookmarkEnd w:id="32"/>
      <w:hyperlink w:anchor="_8ijesyx1olag">
        <w:r w:rsidDel="00000000" w:rsidR="00000000" w:rsidRPr="00000000">
          <w:rPr>
            <w:color w:val="1155cc"/>
            <w:u w:val="single"/>
            <w:rtl w:val="0"/>
          </w:rPr>
          <w:t xml:space="preserve">Launching your company series </w:t>
        </w:r>
      </w:hyperlink>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2"/>
        <w:rPr/>
      </w:pPr>
      <w:bookmarkStart w:colFirst="0" w:colLast="0" w:name="_z01avg2koe9w" w:id="33"/>
      <w:bookmarkEnd w:id="33"/>
      <w:hyperlink w:anchor="_z01avg2koe9w">
        <w:r w:rsidDel="00000000" w:rsidR="00000000" w:rsidRPr="00000000">
          <w:rPr>
            <w:color w:val="1155cc"/>
            <w:u w:val="single"/>
            <w:rtl w:val="0"/>
          </w:rPr>
          <w:t xml:space="preserve">Introduction post (Launching your business series) </w:t>
        </w:r>
      </w:hyperlink>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 Ever dreamed of starting your own business? This is your insider ticket to my full startup journey, launching a NEW company in 2025!</w:t>
      </w:r>
    </w:p>
    <w:p w:rsidR="00000000" w:rsidDel="00000000" w:rsidP="00000000" w:rsidRDefault="00000000" w:rsidRPr="00000000" w14:paraId="000001AD">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AE">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Whether you're an aspiring founder or seasoned entrepreneur, you'll get a front row seat as I share hard-won lessons, tactical how-to's, and real startup stories.</w:t>
      </w:r>
    </w:p>
    <w:p w:rsidR="00000000" w:rsidDel="00000000" w:rsidP="00000000" w:rsidRDefault="00000000" w:rsidRPr="00000000" w14:paraId="000001AF">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B0">
      <w:pPr>
        <w:pBdr>
          <w:top w:color="e5e7eb" w:space="0" w:sz="0" w:val="none"/>
          <w:left w:color="e5e7eb" w:space="0" w:sz="0" w:val="none"/>
          <w:bottom w:color="e5e7eb" w:space="0" w:sz="0" w:val="none"/>
          <w:right w:color="e5e7eb" w:space="0" w:sz="0" w:val="none"/>
          <w:between w:color="e5e7eb" w:space="0" w:sz="0" w:val="none"/>
        </w:pBdr>
        <w:shd w:fill="ffffff" w:val="clear"/>
        <w:rPr/>
      </w:pPr>
      <w:r w:rsidDel="00000000" w:rsidR="00000000" w:rsidRPr="00000000">
        <w:rPr>
          <w:rFonts w:ascii="Roboto" w:cs="Roboto" w:eastAsia="Roboto" w:hAnsi="Roboto"/>
          <w:color w:val="1c1917"/>
          <w:rtl w:val="0"/>
        </w:rPr>
        <w:t xml:space="preserve">Get the real deal as I take you from idea to launch! Below is just some of what we'll cover:</w: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Choosing the right legal structure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Claiming your online assets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Brainstorming great startup names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Crafting a strong logo</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Building your org design</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Optimizing your digital toolkit</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Configuring your equity compensation</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Defining your target market</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Protecting your IP</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Launching your polished website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My goal is to equip you with everything you need to build a thriving business from the ground up. </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Head to my profile and click the bell 🔔 to get notified about my new posts! I'd love for you to follow along. </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Fonts w:ascii="Roboto" w:cs="Roboto" w:eastAsia="Roboto" w:hAnsi="Roboto"/>
          <w:color w:val="1c1917"/>
          <w:highlight w:val="white"/>
          <w:rtl w:val="0"/>
        </w:rPr>
        <w:t xml:space="preserve">Let me know in the comments what startup stage you're at and what topics would help you most right now</w:t>
      </w:r>
      <w:r w:rsidDel="00000000" w:rsidR="00000000" w:rsidRPr="00000000">
        <w:rPr>
          <w:rtl w:val="0"/>
        </w:rPr>
        <w:t xml:space="preserve"> 👇  </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3"/>
        <w:rPr/>
      </w:pPr>
      <w:bookmarkStart w:colFirst="0" w:colLast="0" w:name="_gkpciwxn4n1n" w:id="34"/>
      <w:bookmarkEnd w:id="34"/>
      <w:r w:rsidDel="00000000" w:rsidR="00000000" w:rsidRPr="00000000">
        <w:rPr>
          <w:rtl w:val="0"/>
        </w:rPr>
        <w:t xml:space="preserve">Business legal structure </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i w:val="1"/>
          <w:iCs w:val="1"/>
          <w:color w:val="cc0000"/>
          <w:sz w:val="18"/>
          <w:szCs w:val="18"/>
        </w:rPr>
      </w:pPr>
      <w:r w:rsidDel="00000000" w:rsidR="00000000" w:rsidRPr="00000000">
        <w:rPr>
          <w:i w:val="1"/>
          <w:iCs w:val="1"/>
          <w:color w:val="cc0000"/>
          <w:sz w:val="18"/>
          <w:szCs w:val="18"/>
          <w:rtl w:val="0"/>
        </w:rPr>
        <w:t xml:space="preserve">Next one up is you have to think about what kind of company do you want to have? Like, depending on the country, obviously that varies. Are you going to be a limited liability company? Are you going to be, um, with someone else in there? Is it just going to be you? And who's going to do, like, all the... Like if something goes wrong who's gonna pay so you have to think about what's the right company formed for you in Germany Like I think from a lot of companies, it's the easiest way and that's how I originally started which is probably a nice story I literally just did an INC on dynamic, which is like a sole trader basically and takes you they cost you 15 euros You can just go to your local little thing and then, you know, just, uh, sign and then you got your company.</w:t>
      </w:r>
    </w:p>
    <w:p w:rsidR="00000000" w:rsidDel="00000000" w:rsidP="00000000" w:rsidRDefault="00000000" w:rsidRPr="00000000" w14:paraId="000001D2">
      <w:pPr>
        <w:rPr>
          <w:i w:val="1"/>
          <w:iCs w:val="1"/>
          <w:color w:val="cc0000"/>
          <w:sz w:val="18"/>
          <w:szCs w:val="18"/>
        </w:rPr>
      </w:pPr>
      <w:r w:rsidDel="00000000" w:rsidR="00000000" w:rsidRPr="00000000">
        <w:rPr>
          <w:rtl w:val="0"/>
        </w:rPr>
      </w:r>
    </w:p>
    <w:p w:rsidR="00000000" w:rsidDel="00000000" w:rsidP="00000000" w:rsidRDefault="00000000" w:rsidRPr="00000000" w14:paraId="000001D3">
      <w:pPr>
        <w:rPr>
          <w:i w:val="1"/>
          <w:iCs w:val="1"/>
          <w:color w:val="cc0000"/>
          <w:sz w:val="18"/>
          <w:szCs w:val="18"/>
        </w:rPr>
      </w:pPr>
      <w:r w:rsidDel="00000000" w:rsidR="00000000" w:rsidRPr="00000000">
        <w:rPr>
          <w:i w:val="1"/>
          <w:iCs w:val="1"/>
          <w:color w:val="cc0000"/>
          <w:sz w:val="18"/>
          <w:szCs w:val="18"/>
          <w:rtl w:val="0"/>
        </w:rPr>
        <w:t xml:space="preserve">And probably what also is important is I would get a tax consultant right away. I think I waited like about a year, half a year, I just got started somehow. I would find someone that you at least can ask, like, you can ask the basic questions, like what to put on invoices, I mean you can Google it but it's nicer to have someone who checks it for you and they won't charge you much for it at all, like most of them give you the basics in the beginning for free.</w:t>
      </w:r>
    </w:p>
    <w:p w:rsidR="00000000" w:rsidDel="00000000" w:rsidP="00000000" w:rsidRDefault="00000000" w:rsidRPr="00000000" w14:paraId="000001D4">
      <w:pPr>
        <w:rPr>
          <w:i w:val="1"/>
          <w:iCs w:val="1"/>
          <w:color w:val="cc0000"/>
          <w:sz w:val="18"/>
          <w:szCs w:val="18"/>
        </w:rPr>
      </w:pPr>
      <w:r w:rsidDel="00000000" w:rsidR="00000000" w:rsidRPr="00000000">
        <w:rPr>
          <w:rtl w:val="0"/>
        </w:rPr>
      </w:r>
    </w:p>
    <w:p w:rsidR="00000000" w:rsidDel="00000000" w:rsidP="00000000" w:rsidRDefault="00000000" w:rsidRPr="00000000" w14:paraId="000001D5">
      <w:pPr>
        <w:rPr>
          <w:i w:val="1"/>
          <w:iCs w:val="1"/>
          <w:color w:val="cc0000"/>
          <w:sz w:val="18"/>
          <w:szCs w:val="18"/>
        </w:rPr>
      </w:pPr>
      <w:r w:rsidDel="00000000" w:rsidR="00000000" w:rsidRPr="00000000">
        <w:rPr>
          <w:i w:val="1"/>
          <w:iCs w:val="1"/>
          <w:color w:val="cc0000"/>
          <w:sz w:val="18"/>
          <w:szCs w:val="18"/>
          <w:rtl w:val="0"/>
        </w:rPr>
        <w:t xml:space="preserve">But you have your framework, and in the same with software, you won't need expensive software, but I would use something that, you know, is reliable, because the whole financial thing can be a problem if you don't take care of it, because that will haunt you. And if you don't have a proper documentation, like for me, I had to resend my first 25 emails.</w:t>
      </w:r>
    </w:p>
    <w:p w:rsidR="00000000" w:rsidDel="00000000" w:rsidP="00000000" w:rsidRDefault="00000000" w:rsidRPr="00000000" w14:paraId="000001D6">
      <w:pPr>
        <w:rPr>
          <w:i w:val="1"/>
          <w:iCs w:val="1"/>
          <w:color w:val="cc0000"/>
          <w:sz w:val="18"/>
          <w:szCs w:val="18"/>
        </w:rPr>
      </w:pPr>
      <w:r w:rsidDel="00000000" w:rsidR="00000000" w:rsidRPr="00000000">
        <w:rPr>
          <w:rtl w:val="0"/>
        </w:rPr>
      </w:r>
    </w:p>
    <w:p w:rsidR="00000000" w:rsidDel="00000000" w:rsidP="00000000" w:rsidRDefault="00000000" w:rsidRPr="00000000" w14:paraId="000001D7">
      <w:pPr>
        <w:rPr>
          <w:i w:val="1"/>
          <w:iCs w:val="1"/>
          <w:color w:val="cc0000"/>
          <w:sz w:val="18"/>
          <w:szCs w:val="18"/>
        </w:rPr>
      </w:pPr>
      <w:r w:rsidDel="00000000" w:rsidR="00000000" w:rsidRPr="00000000">
        <w:rPr>
          <w:i w:val="1"/>
          <w:iCs w:val="1"/>
          <w:color w:val="cc0000"/>
          <w:sz w:val="18"/>
          <w:szCs w:val="18"/>
          <w:rtl w:val="0"/>
        </w:rPr>
        <w:t xml:space="preserve">Invoices because I forgot to put one thing on it and that's like the small business rule that kind of is a tax exemption thing Which I you follow the rule, but I just didn't want to say small business I didn't put that there but you had to so there's these things a bit annoying. They don't kill you, but they're annoying So find someone and I think I'm not even sure if you have to step but I find the right people like legally Tax wise and use the right.</w:t>
      </w:r>
    </w:p>
    <w:p w:rsidR="00000000" w:rsidDel="00000000" w:rsidP="00000000" w:rsidRDefault="00000000" w:rsidRPr="00000000" w14:paraId="000001D8">
      <w:pPr>
        <w:rPr>
          <w:i w:val="1"/>
          <w:iCs w:val="1"/>
          <w:color w:val="cc0000"/>
          <w:sz w:val="18"/>
          <w:szCs w:val="18"/>
        </w:rPr>
      </w:pPr>
      <w:r w:rsidDel="00000000" w:rsidR="00000000" w:rsidRPr="00000000">
        <w:rPr>
          <w:rtl w:val="0"/>
        </w:rPr>
      </w:r>
    </w:p>
    <w:p w:rsidR="00000000" w:rsidDel="00000000" w:rsidP="00000000" w:rsidRDefault="00000000" w:rsidRPr="00000000" w14:paraId="000001D9">
      <w:pPr>
        <w:rPr>
          <w:i w:val="1"/>
          <w:iCs w:val="1"/>
          <w:color w:val="cc0000"/>
          <w:sz w:val="18"/>
          <w:szCs w:val="18"/>
        </w:rPr>
      </w:pPr>
      <w:r w:rsidDel="00000000" w:rsidR="00000000" w:rsidRPr="00000000">
        <w:rPr>
          <w:i w:val="1"/>
          <w:iCs w:val="1"/>
          <w:color w:val="cc0000"/>
          <w:sz w:val="18"/>
          <w:szCs w:val="18"/>
          <w:rtl w:val="0"/>
        </w:rPr>
        <w:t xml:space="preserve">Yes. It's next one. I teak software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Heading4"/>
        <w:rPr/>
      </w:pPr>
      <w:bookmarkStart w:colFirst="0" w:colLast="0" w:name="_quqhkeui4d78" w:id="35"/>
      <w:bookmarkEnd w:id="35"/>
      <w:hyperlink w:anchor="_quqhkeui4d78">
        <w:r w:rsidDel="00000000" w:rsidR="00000000" w:rsidRPr="00000000">
          <w:rPr>
            <w:color w:val="1155cc"/>
            <w:u w:val="single"/>
            <w:rtl w:val="0"/>
          </w:rPr>
          <w:t xml:space="preserve">Final version (biz legal structure) ✅</w:t>
        </w:r>
      </w:hyperlink>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Starting a Business? Having done it myself and helped others do the same, read this to learn what to do, what to avoid, and how to set yourself up for success 👇</w:t>
      </w:r>
    </w:p>
    <w:p w:rsidR="00000000" w:rsidDel="00000000" w:rsidP="00000000" w:rsidRDefault="00000000" w:rsidRPr="00000000" w14:paraId="000001E0">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E1">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When starting my business in Germany, I learned first-hand how crucial it is to put key building blocks in place on day one. </w:t>
      </w:r>
    </w:p>
    <w:p w:rsidR="00000000" w:rsidDel="00000000" w:rsidP="00000000" w:rsidRDefault="00000000" w:rsidRPr="00000000" w14:paraId="000001E2">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E3">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Here are a few tips from my experience:</w:t>
      </w:r>
    </w:p>
    <w:p w:rsidR="00000000" w:rsidDel="00000000" w:rsidP="00000000" w:rsidRDefault="00000000" w:rsidRPr="00000000" w14:paraId="000001E4">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E5">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highlight w:val="white"/>
          <w:rtl w:val="0"/>
        </w:rPr>
        <w:t xml:space="preserve">🗒</w:t>
      </w:r>
      <w:r w:rsidDel="00000000" w:rsidR="00000000" w:rsidRPr="00000000">
        <w:rPr>
          <w:rFonts w:ascii="Roboto" w:cs="Roboto" w:eastAsia="Roboto" w:hAnsi="Roboto"/>
          <w:color w:val="1c1917"/>
          <w:rtl w:val="0"/>
        </w:rPr>
        <w:t xml:space="preserve">First, cons</w:t>
      </w:r>
      <w:r w:rsidDel="00000000" w:rsidR="00000000" w:rsidRPr="00000000">
        <w:rPr>
          <w:rFonts w:ascii="Roboto" w:cs="Roboto" w:eastAsia="Roboto" w:hAnsi="Roboto"/>
          <w:color w:val="1c1917"/>
          <w:rtl w:val="0"/>
        </w:rPr>
        <w:t xml:space="preserve">ult legal and financial experts to determine the ideal corporate structure for your specific goals and stage. </w:t>
      </w:r>
    </w:p>
    <w:p w:rsidR="00000000" w:rsidDel="00000000" w:rsidP="00000000" w:rsidRDefault="00000000" w:rsidRPr="00000000" w14:paraId="000001E6">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E7">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Many of us start off as sole proprietors. </w:t>
      </w:r>
    </w:p>
    <w:p w:rsidR="00000000" w:rsidDel="00000000" w:rsidP="00000000" w:rsidRDefault="00000000" w:rsidRPr="00000000" w14:paraId="000001E8">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E9">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But as you grow and take on investors, a more formal corporate structure like an LLC may be needed to limit liability and optimize taxes. </w:t>
      </w:r>
    </w:p>
    <w:p w:rsidR="00000000" w:rsidDel="00000000" w:rsidP="00000000" w:rsidRDefault="00000000" w:rsidRPr="00000000" w14:paraId="000001EA">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EB">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The right structure early on can prevent time-consuming transitions later.</w:t>
      </w:r>
    </w:p>
    <w:p w:rsidR="00000000" w:rsidDel="00000000" w:rsidP="00000000" w:rsidRDefault="00000000" w:rsidRPr="00000000" w14:paraId="000001EC">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ED">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EE">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EF">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highlight w:val="white"/>
          <w:rtl w:val="0"/>
        </w:rPr>
        <w:t xml:space="preserve">📝</w:t>
      </w:r>
      <w:r w:rsidDel="00000000" w:rsidR="00000000" w:rsidRPr="00000000">
        <w:rPr>
          <w:rFonts w:ascii="Roboto" w:cs="Roboto" w:eastAsia="Roboto" w:hAnsi="Roboto"/>
          <w:color w:val="1c1917"/>
          <w:rtl w:val="0"/>
        </w:rPr>
        <w:t xml:space="preserve"> Second, bring on tax and accounting advisors. </w:t>
      </w:r>
    </w:p>
    <w:p w:rsidR="00000000" w:rsidDel="00000000" w:rsidP="00000000" w:rsidRDefault="00000000" w:rsidRPr="00000000" w14:paraId="000001F0">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F1">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highlight w:val="white"/>
        </w:rPr>
      </w:pPr>
      <w:r w:rsidDel="00000000" w:rsidR="00000000" w:rsidRPr="00000000">
        <w:rPr>
          <w:rFonts w:ascii="Roboto" w:cs="Roboto" w:eastAsia="Roboto" w:hAnsi="Roboto"/>
          <w:color w:val="1c1917"/>
          <w:rtl w:val="0"/>
        </w:rPr>
        <w:t xml:space="preserve">A</w:t>
      </w:r>
      <w:r w:rsidDel="00000000" w:rsidR="00000000" w:rsidRPr="00000000">
        <w:rPr>
          <w:rFonts w:ascii="Roboto" w:cs="Roboto" w:eastAsia="Roboto" w:hAnsi="Roboto"/>
          <w:color w:val="1c1917"/>
          <w:highlight w:val="white"/>
          <w:rtl w:val="0"/>
        </w:rPr>
        <w:t xml:space="preserve">n expert can ensure you dot the I's and cross the T's properly upfront, avoiding stressful audits or corrections. </w:t>
      </w:r>
    </w:p>
    <w:p w:rsidR="00000000" w:rsidDel="00000000" w:rsidP="00000000" w:rsidRDefault="00000000" w:rsidRPr="00000000" w14:paraId="000001F2">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highlight w:val="white"/>
        </w:rPr>
      </w:pPr>
      <w:r w:rsidDel="00000000" w:rsidR="00000000" w:rsidRPr="00000000">
        <w:rPr>
          <w:rtl w:val="0"/>
        </w:rPr>
      </w:r>
    </w:p>
    <w:p w:rsidR="00000000" w:rsidDel="00000000" w:rsidP="00000000" w:rsidRDefault="00000000" w:rsidRPr="00000000" w14:paraId="000001F3">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highlight w:val="white"/>
        </w:rPr>
      </w:pPr>
      <w:r w:rsidDel="00000000" w:rsidR="00000000" w:rsidRPr="00000000">
        <w:rPr>
          <w:rFonts w:ascii="Roboto" w:cs="Roboto" w:eastAsia="Roboto" w:hAnsi="Roboto"/>
          <w:color w:val="1c1917"/>
          <w:highlight w:val="white"/>
          <w:rtl w:val="0"/>
        </w:rPr>
        <w:t xml:space="preserve">Personally, I had to resend my first 25 invoices because I didn’t have one specific piece of information on them. It didn’t kill me, but the peace of mind that comes from working with a pro is well worth it – and it can save you some time and effort… </w:t>
      </w:r>
    </w:p>
    <w:p w:rsidR="00000000" w:rsidDel="00000000" w:rsidP="00000000" w:rsidRDefault="00000000" w:rsidRPr="00000000" w14:paraId="000001F4">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highlight w:val="white"/>
        </w:rPr>
      </w:pPr>
      <w:r w:rsidDel="00000000" w:rsidR="00000000" w:rsidRPr="00000000">
        <w:rPr>
          <w:rtl w:val="0"/>
        </w:rPr>
      </w:r>
    </w:p>
    <w:p w:rsidR="00000000" w:rsidDel="00000000" w:rsidP="00000000" w:rsidRDefault="00000000" w:rsidRPr="00000000" w14:paraId="000001F5">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highlight w:val="white"/>
        </w:rPr>
      </w:pPr>
      <w:r w:rsidDel="00000000" w:rsidR="00000000" w:rsidRPr="00000000">
        <w:rPr>
          <w:rFonts w:ascii="Roboto" w:cs="Roboto" w:eastAsia="Roboto" w:hAnsi="Roboto"/>
          <w:color w:val="1c1917"/>
          <w:highlight w:val="white"/>
          <w:rtl w:val="0"/>
        </w:rPr>
        <w:t xml:space="preserve">Bookkeeping software is another must-have. Not only will it help you seamlessly scale with your business, it will also make your accountant happy come tax season!</w:t>
      </w:r>
    </w:p>
    <w:p w:rsidR="00000000" w:rsidDel="00000000" w:rsidP="00000000" w:rsidRDefault="00000000" w:rsidRPr="00000000" w14:paraId="000001F6">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highlight w:val="white"/>
        </w:rPr>
      </w:pPr>
      <w:r w:rsidDel="00000000" w:rsidR="00000000" w:rsidRPr="00000000">
        <w:rPr>
          <w:rtl w:val="0"/>
        </w:rPr>
      </w:r>
    </w:p>
    <w:p w:rsidR="00000000" w:rsidDel="00000000" w:rsidP="00000000" w:rsidRDefault="00000000" w:rsidRPr="00000000" w14:paraId="000001F7">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F8">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highlight w:val="white"/>
        </w:rPr>
      </w:pPr>
      <w:r w:rsidDel="00000000" w:rsidR="00000000" w:rsidRPr="00000000">
        <w:rPr>
          <w:rFonts w:ascii="Roboto" w:cs="Roboto" w:eastAsia="Roboto" w:hAnsi="Roboto"/>
          <w:color w:val="1c1917"/>
          <w:highlight w:val="white"/>
          <w:rtl w:val="0"/>
        </w:rPr>
        <w:t xml:space="preserve">🤝Lastly, don't try to handle everything solo – bring on advisors and partners whose skills complement yours right from the start. </w:t>
      </w:r>
    </w:p>
    <w:p w:rsidR="00000000" w:rsidDel="00000000" w:rsidP="00000000" w:rsidRDefault="00000000" w:rsidRPr="00000000" w14:paraId="000001F9">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highlight w:val="white"/>
        </w:rPr>
      </w:pPr>
      <w:r w:rsidDel="00000000" w:rsidR="00000000" w:rsidRPr="00000000">
        <w:rPr>
          <w:rtl w:val="0"/>
        </w:rPr>
      </w:r>
    </w:p>
    <w:p w:rsidR="00000000" w:rsidDel="00000000" w:rsidP="00000000" w:rsidRDefault="00000000" w:rsidRPr="00000000" w14:paraId="000001FA">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highlight w:val="white"/>
        </w:rPr>
      </w:pPr>
      <w:r w:rsidDel="00000000" w:rsidR="00000000" w:rsidRPr="00000000">
        <w:rPr>
          <w:rFonts w:ascii="Roboto" w:cs="Roboto" w:eastAsia="Roboto" w:hAnsi="Roboto"/>
          <w:color w:val="1c1917"/>
          <w:highlight w:val="white"/>
          <w:rtl w:val="0"/>
        </w:rPr>
        <w:t xml:space="preserve">As an entrepreneur, it can be tempting to wear every hat in those early days. </w:t>
      </w:r>
    </w:p>
    <w:p w:rsidR="00000000" w:rsidDel="00000000" w:rsidP="00000000" w:rsidRDefault="00000000" w:rsidRPr="00000000" w14:paraId="000001FB">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highlight w:val="white"/>
        </w:rPr>
      </w:pPr>
      <w:r w:rsidDel="00000000" w:rsidR="00000000" w:rsidRPr="00000000">
        <w:rPr>
          <w:rtl w:val="0"/>
        </w:rPr>
      </w:r>
    </w:p>
    <w:p w:rsidR="00000000" w:rsidDel="00000000" w:rsidP="00000000" w:rsidRDefault="00000000" w:rsidRPr="00000000" w14:paraId="000001FC">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highlight w:val="white"/>
          <w:rtl w:val="0"/>
        </w:rPr>
        <w:t xml:space="preserve">However, surrounding yourself with others who can handle the financial, legal, and other back-end responsibilities allows you to stay focused on customers and your product or service vision.</w:t>
      </w:r>
      <w:r w:rsidDel="00000000" w:rsidR="00000000" w:rsidRPr="00000000">
        <w:rPr>
          <w:rtl w:val="0"/>
        </w:rPr>
      </w:r>
    </w:p>
    <w:p w:rsidR="00000000" w:rsidDel="00000000" w:rsidP="00000000" w:rsidRDefault="00000000" w:rsidRPr="00000000" w14:paraId="000001FD">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FE">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Launching a startup is such an exciting ride! But laying the right foundation from day one with structure, advisors, and tools sets you up for thrilling success ahead. </w:t>
      </w:r>
    </w:p>
    <w:p w:rsidR="00000000" w:rsidDel="00000000" w:rsidP="00000000" w:rsidRDefault="00000000" w:rsidRPr="00000000" w14:paraId="000001FF">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200">
      <w:pPr>
        <w:pBdr>
          <w:top w:color="e5e7eb" w:space="0" w:sz="0" w:val="none"/>
          <w:left w:color="e5e7eb" w:space="0" w:sz="0" w:val="none"/>
          <w:bottom w:color="e5e7eb" w:space="0" w:sz="0" w:val="none"/>
          <w:right w:color="e5e7eb" w:space="0" w:sz="0" w:val="none"/>
          <w:between w:color="e5e7eb" w:space="0" w:sz="0" w:val="none"/>
        </w:pBdr>
        <w:shd w:fill="ffffff" w:val="clear"/>
        <w:rPr/>
      </w:pPr>
      <w:r w:rsidDel="00000000" w:rsidR="00000000" w:rsidRPr="00000000">
        <w:rPr>
          <w:rFonts w:ascii="Roboto" w:cs="Roboto" w:eastAsia="Roboto" w:hAnsi="Roboto"/>
          <w:color w:val="1c1917"/>
          <w:highlight w:val="white"/>
          <w:rtl w:val="0"/>
        </w:rPr>
        <w:t xml:space="preserve">Here's to starting on the right foot. </w:t>
      </w:r>
      <w:r w:rsidDel="00000000" w:rsidR="00000000" w:rsidRPr="00000000">
        <w:rPr>
          <w:rFonts w:ascii="Roboto" w:cs="Roboto" w:eastAsia="Roboto" w:hAnsi="Roboto"/>
          <w:color w:val="1c1917"/>
          <w:rtl w:val="0"/>
        </w:rPr>
        <w:t xml:space="preserve">Ready, set, grow! </w:t>
      </w:r>
      <w:r w:rsidDel="00000000" w:rsidR="00000000" w:rsidRPr="00000000">
        <w:rPr>
          <w:rtl w:val="0"/>
        </w:rPr>
        <w:t xml:space="preserve">🚀</w:t>
      </w:r>
    </w:p>
    <w:p w:rsidR="00000000" w:rsidDel="00000000" w:rsidP="00000000" w:rsidRDefault="00000000" w:rsidRPr="00000000" w14:paraId="00000201">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202">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Style w:val="Heading4"/>
        <w:rPr/>
      </w:pPr>
      <w:bookmarkStart w:colFirst="0" w:colLast="0" w:name="_1lwssmneeyfl" w:id="36"/>
      <w:bookmarkEnd w:id="36"/>
      <w:r w:rsidDel="00000000" w:rsidR="00000000" w:rsidRPr="00000000">
        <w:rPr>
          <w:rFonts w:ascii="Arial Unicode MS" w:cs="Arial Unicode MS" w:eastAsia="Arial Unicode MS" w:hAnsi="Arial Unicode MS"/>
          <w:rtl w:val="0"/>
        </w:rPr>
        <w:t xml:space="preserve">Final version (2) ✅ [POSTED] </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Our first official entry in our ‘Starting Your Business" series. Step 01 – Choosing your legal structure 👨‍⚖️</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Today we’re covering legal, tax, and advisors!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I’m thrilled to share my tips on how to set your startup up for success from the very beginning, based on my real-life experience with Magdalena Reith, and launching a NEW startup in Q4 2023 🚀 </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When I started my business in Germany, I quickly realized how essential it is to have the right foundation in place. </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Below are my top tips for starting a business the right way:</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commentRangeStart w:id="1"/>
      <w:r w:rsidDel="00000000" w:rsidR="00000000" w:rsidRPr="00000000">
        <w:rPr>
          <w:rtl w:val="0"/>
        </w:rPr>
        <w:t xml:space="preserve">🗒 First, consult legal and financial experts to determine the ideal corporate structure for your specific goals and stage.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Many of us start off as sole proprietors or partners via a quick "INC" registration. </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But as you grow and take on investors, a more formal corporate structure like an LLC or corporation may be needed to limit liability and optimize taxes. </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The right structure early on can prevent time-consuming transitions later! </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commentRangeStart w:id="2"/>
      <w:r w:rsidDel="00000000" w:rsidR="00000000" w:rsidRPr="00000000">
        <w:rPr>
          <w:rtl w:val="0"/>
        </w:rPr>
        <w:t xml:space="preserve">📝 Second, bring on tax and accounting advisors.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An expert can ensure you dot the I's and cross the T's properly upfront, avoiding stressful audits or corrections. </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Bookkeeping software is another must-have. Not only will it help you seamlessly scale with your business, it will also make your accountant happy come tax season. It could even save you money! </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Lastly, don't try to handle everything solo. Bring on advisors and partners whose skills complement yours right from the start.</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As an entrepreneur, it can be tempting to wear every hat in those early days… </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But outsourcing the financial, legal, and other back-end responsibilities to pros allows you to stay focused on customers and your vision. </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Launching a startup is an EXCITING ride! 🎢 </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Nobody ever said it would be easy, but laying the right foundation from day one sets you up for more ups than downs!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Go to my profile and click the bell 🔔to get notified about new posts in the “Starting Your Business” series – there’s plenty more to come! </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Are you a founder? What steps have you found most crucial in the early days? Share your lessons and advice below! 👇 </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3"/>
        <w:rPr/>
      </w:pPr>
      <w:bookmarkStart w:colFirst="0" w:colLast="0" w:name="_wojnxlghb0v1" w:id="37"/>
      <w:bookmarkEnd w:id="37"/>
      <w:r w:rsidDel="00000000" w:rsidR="00000000" w:rsidRPr="00000000">
        <w:rPr>
          <w:rtl w:val="0"/>
        </w:rPr>
        <w:t xml:space="preserve">Domain names </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When starting a business, it’s tempting to dive into creative ideas and big picture plans first. But delaying securing your online assets can jeopardize your brand before it even launches. </w:t>
      </w:r>
    </w:p>
    <w:p w:rsidR="00000000" w:rsidDel="00000000" w:rsidP="00000000" w:rsidRDefault="00000000" w:rsidRPr="00000000" w14:paraId="00000232">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233">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Here are a few steps to prioritize from day one:</w:t>
      </w:r>
    </w:p>
    <w:p w:rsidR="00000000" w:rsidDel="00000000" w:rsidP="00000000" w:rsidRDefault="00000000" w:rsidRPr="00000000" w14:paraId="00000234">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235">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commentRangeStart w:id="3"/>
      <w:r w:rsidDel="00000000" w:rsidR="00000000" w:rsidRPr="00000000">
        <w:rPr>
          <w:rFonts w:ascii="Roboto" w:cs="Roboto" w:eastAsia="Roboto" w:hAnsi="Roboto"/>
          <w:color w:val="1c1917"/>
          <w:rtl w:val="0"/>
        </w:rPr>
        <w:t xml:space="preserve">👉 Register your target domain name(s) right away - Don't make my mistake of leaving this until later! Domain squatters watch registrations and can quickly snap up valuable domains you may want. Then they try to sell back to you at inflated prices.</w:t>
      </w:r>
    </w:p>
    <w:p w:rsidR="00000000" w:rsidDel="00000000" w:rsidP="00000000" w:rsidRDefault="00000000" w:rsidRPr="00000000" w14:paraId="00000236">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237">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 Start the trademark registration process for your names/logos immediately - This can take months, so kick it off early to protect your branding before announcing your company. Nothing worse than having your brand identity copied!</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238">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239">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 Lock in key social media profiles like your Twitter handle and LinkedIn page - Impersonators and fake accounts can multiply quickly. Claim your brand identity across platforms ASAP.</w:t>
      </w:r>
    </w:p>
    <w:p w:rsidR="00000000" w:rsidDel="00000000" w:rsidP="00000000" w:rsidRDefault="00000000" w:rsidRPr="00000000" w14:paraId="0000023A">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23B">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Securing your online real estate early on preserves your ability to build the identity, website, and following you envision for your company. It also prevents scrambling when it's time to launch.</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rFonts w:ascii="Roboto" w:cs="Roboto" w:eastAsia="Roboto" w:hAnsi="Roboto"/>
          <w:color w:val="1c1917"/>
          <w:highlight w:val="white"/>
        </w:rPr>
      </w:pPr>
      <w:r w:rsidDel="00000000" w:rsidR="00000000" w:rsidRPr="00000000">
        <w:rPr>
          <w:rFonts w:ascii="Roboto" w:cs="Roboto" w:eastAsia="Roboto" w:hAnsi="Roboto"/>
          <w:color w:val="1c1917"/>
          <w:highlight w:val="white"/>
          <w:rtl w:val="0"/>
        </w:rPr>
        <w:t xml:space="preserve">Feel free to reach out if you have any other questions! </w:t>
      </w:r>
    </w:p>
    <w:p w:rsidR="00000000" w:rsidDel="00000000" w:rsidP="00000000" w:rsidRDefault="00000000" w:rsidRPr="00000000" w14:paraId="0000023E">
      <w:pPr>
        <w:rPr>
          <w:rFonts w:ascii="Roboto" w:cs="Roboto" w:eastAsia="Roboto" w:hAnsi="Roboto"/>
          <w:color w:val="1c1917"/>
          <w:highlight w:val="white"/>
        </w:rPr>
      </w:pPr>
      <w:r w:rsidDel="00000000" w:rsidR="00000000" w:rsidRPr="00000000">
        <w:rPr>
          <w:rtl w:val="0"/>
        </w:rPr>
      </w:r>
    </w:p>
    <w:p w:rsidR="00000000" w:rsidDel="00000000" w:rsidP="00000000" w:rsidRDefault="00000000" w:rsidRPr="00000000" w14:paraId="0000023F">
      <w:pPr>
        <w:pStyle w:val="Heading4"/>
        <w:rPr/>
      </w:pPr>
      <w:bookmarkStart w:colFirst="0" w:colLast="0" w:name="_bfrtzglkml0i" w:id="38"/>
      <w:bookmarkEnd w:id="38"/>
      <w:hyperlink w:anchor="_bfrtzglkml0i">
        <w:r w:rsidDel="00000000" w:rsidR="00000000" w:rsidRPr="00000000">
          <w:rPr>
            <w:color w:val="1155cc"/>
            <w:u w:val="single"/>
            <w:rtl w:val="0"/>
          </w:rPr>
          <w:t xml:space="preserve">Final version (domain names) </w:t>
        </w:r>
      </w:hyperlink>
      <w:hyperlink w:anchor="_bfrtzglkml0i">
        <w:r w:rsidDel="00000000" w:rsidR="00000000" w:rsidRPr="00000000">
          <w:rPr>
            <w:color w:val="1155cc"/>
            <w:u w:val="single"/>
            <w:shd w:fill="fafafa" w:val="clear"/>
            <w:rtl w:val="0"/>
          </w:rPr>
          <w:t xml:space="preserve">✅</w:t>
        </w:r>
      </w:hyperlink>
      <w:r w:rsidDel="00000000" w:rsidR="00000000" w:rsidRPr="00000000">
        <w:rPr>
          <w:rtl w:val="0"/>
        </w:rPr>
        <w:t xml:space="preserve">[POSTED] </w:t>
      </w: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Starting a business? Don't let your brand crash before it takes off! 🚨</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It's tempting to dive into creative ideas and big picture plans first, but securing your online assets should be a top priority from day one… </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It seems simple enough, but if you wait too long to do something like secure your domain name, it could cost you hundreds or thousands of dollars. </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Below are some easy steps to protect your brand and avoid costly mistakes: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b w:val="1"/>
          <w:bCs w:val="1"/>
        </w:rPr>
      </w:pPr>
      <w:r w:rsidDel="00000000" w:rsidR="00000000" w:rsidRPr="00000000">
        <w:rPr>
          <w:rtl w:val="0"/>
        </w:rPr>
        <w:t xml:space="preserve">• </w:t>
      </w:r>
      <w:r w:rsidDel="00000000" w:rsidR="00000000" w:rsidRPr="00000000">
        <w:rPr>
          <w:rtl w:val="0"/>
        </w:rPr>
        <w:t xml:space="preserve">Register your target domain name(s) ASAP! 🔍</w:t>
      </w: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Domain squatters are always on the lookout, and they can quickly snap up valuable domains you may want, then try to sell them back to you at inflated prices. </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Use domain search platforms like Namecheap or GoDaddy. </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Sometimes desired domain names may be taken but are up for auction on platforms like @Sedo or @GoDaddy Auctions. Many companies pay thousands for the right domain (some pay millions, and no, that’s not a typo). The right domain can truly be a valuable asset. </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Importantly, opt for private domain registration, which will keep your personal information private.</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Start the trademark registration process for your names/logos immediately! </w:t>
      </w:r>
      <w:r w:rsidDel="00000000" w:rsidR="00000000" w:rsidRPr="00000000">
        <w:rPr>
          <w:color w:val="44403c"/>
          <w:sz w:val="24"/>
          <w:szCs w:val="24"/>
          <w:shd w:fill="fafafa" w:val="clear"/>
          <w:rtl w:val="0"/>
        </w:rPr>
        <w:t xml:space="preserve">📝</w:t>
      </w: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This can take months, so kick it off early to protect your branding before announcing your company. You don't want someone copying your brand identity and confusing your audience.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Consider consulting with a trademark attorney to ensure your application is filled out correctly. </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@LegalZoom, @Trademark Engine, and @Regimark SIA (EU) can all help with the process. </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ind w:left="0" w:firstLine="0"/>
        <w:rPr/>
      </w:pPr>
      <w:r w:rsidDel="00000000" w:rsidR="00000000" w:rsidRPr="00000000">
        <w:rPr>
          <w:rtl w:val="0"/>
        </w:rPr>
        <w:t xml:space="preserve">• Lock in key social media profiles, like your Twitter handle and LinkedIn page! </w:t>
      </w:r>
      <w:r w:rsidDel="00000000" w:rsidR="00000000" w:rsidRPr="00000000">
        <w:rPr>
          <w:color w:val="44403c"/>
          <w:sz w:val="24"/>
          <w:szCs w:val="24"/>
          <w:shd w:fill="fafafa" w:val="clear"/>
          <w:rtl w:val="0"/>
        </w:rPr>
        <w:t xml:space="preserve">🔓</w:t>
      </w: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Impersonators and fake accounts can multiply quickly, so claim your brand identity across platforms ASAP. You want to be the one in control of your brand's online presence.</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Try to secure the same handle across all social media platforms for consistency.</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By taking these steps, you'll secure your brand’s online real estate and preserve your ability to build the identity, website, and following you envision for your company. Plus, you'll avoid scrambling when it's time to launch! </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Feel free to reach out if you have any questions 😊</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Did you hit any hurdles when launching your business that other founders could learn from? What were they? Let me know in the comments! 💬</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pStyle w:val="Heading3"/>
        <w:rPr/>
      </w:pPr>
      <w:bookmarkStart w:colFirst="0" w:colLast="0" w:name="_kacbk3jl5c4q" w:id="39"/>
      <w:bookmarkEnd w:id="39"/>
      <w:hyperlink w:anchor="_kacbk3jl5c4q">
        <w:r w:rsidDel="00000000" w:rsidR="00000000" w:rsidRPr="00000000">
          <w:rPr>
            <w:color w:val="1155cc"/>
            <w:u w:val="single"/>
            <w:rtl w:val="0"/>
          </w:rPr>
          <w:t xml:space="preserve">Naming your company </w:t>
        </w:r>
      </w:hyperlink>
      <w:hyperlink w:anchor="_kacbk3jl5c4q">
        <w:r w:rsidDel="00000000" w:rsidR="00000000" w:rsidRPr="00000000">
          <w:rPr>
            <w:color w:val="1155cc"/>
            <w:sz w:val="24"/>
            <w:szCs w:val="24"/>
            <w:u w:val="single"/>
            <w:shd w:fill="fafafa" w:val="clear"/>
            <w:rtl w:val="0"/>
          </w:rPr>
          <w:t xml:space="preserve">✅</w:t>
        </w:r>
      </w:hyperlink>
      <w:r w:rsidDel="00000000" w:rsidR="00000000" w:rsidRPr="00000000">
        <w:rPr>
          <w:rtl w:val="0"/>
        </w:rPr>
        <w:t xml:space="preserve">[POSTED]</w:t>
      </w: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Today’s</w:t>
      </w:r>
      <w:r w:rsidDel="00000000" w:rsidR="00000000" w:rsidRPr="00000000">
        <w:rPr>
          <w:rtl w:val="0"/>
        </w:rPr>
        <w:t xml:space="preserve"> entry in our “Launching Your Business" series is all about naming your business, and some helpful tools that can set you off on the right foot with a winning brand!</w:t>
      </w:r>
    </w:p>
    <w:p w:rsidR="00000000" w:rsidDel="00000000" w:rsidP="00000000" w:rsidRDefault="00000000" w:rsidRPr="00000000" w14:paraId="0000026F">
      <w:pPr>
        <w:rPr/>
      </w:pPr>
      <w:r w:rsidDel="00000000" w:rsidR="00000000" w:rsidRPr="00000000">
        <w:rPr>
          <w:rtl w:val="0"/>
        </w:rPr>
        <w:t xml:space="preserve"> </w:t>
      </w:r>
    </w:p>
    <w:p w:rsidR="00000000" w:rsidDel="00000000" w:rsidP="00000000" w:rsidRDefault="00000000" w:rsidRPr="00000000" w14:paraId="00000270">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commentRangeStart w:id="4"/>
      <w:r w:rsidDel="00000000" w:rsidR="00000000" w:rsidRPr="00000000">
        <w:rPr>
          <w:rFonts w:ascii="Roboto" w:cs="Roboto" w:eastAsia="Roboto" w:hAnsi="Roboto"/>
          <w:color w:val="1c1917"/>
          <w:rtl w:val="0"/>
        </w:rPr>
        <w:t xml:space="preserve">Naming your startup can be hard – but don’t let that hold you back!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271">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272">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As someone who just went through the naming process myself (stay tuned for an EXCITING new business launch, coming Q1 2024 👀), let me share some tips you need to know from the start:</w:t>
      </w:r>
    </w:p>
    <w:p w:rsidR="00000000" w:rsidDel="00000000" w:rsidP="00000000" w:rsidRDefault="00000000" w:rsidRPr="00000000" w14:paraId="00000273">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274">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 Make sure your name captures your vision and values. Choose something meaningful that communicates your purpose. Try @Simon Sinek’s ‘Golden Circle exercise to uncover your what, how, and most importantly, your WHY! </w:t>
      </w:r>
    </w:p>
    <w:p w:rsidR="00000000" w:rsidDel="00000000" w:rsidP="00000000" w:rsidRDefault="00000000" w:rsidRPr="00000000" w14:paraId="00000275">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276">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 Do your homework first! Search online to ensure your dream domain, handles, etc. are available before falling in love. Heartbreak sucks when your perfect name is taken!</w:t>
        <w:br w:type="textWrapping"/>
      </w:r>
    </w:p>
    <w:p w:rsidR="00000000" w:rsidDel="00000000" w:rsidP="00000000" w:rsidRDefault="00000000" w:rsidRPr="00000000" w14:paraId="00000277">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 Run comprehensive trademark searches, so you don't step on existing brands' toes. </w:t>
        <w:br w:type="textWrapping"/>
      </w:r>
    </w:p>
    <w:p w:rsidR="00000000" w:rsidDel="00000000" w:rsidP="00000000" w:rsidRDefault="00000000" w:rsidRPr="00000000" w14:paraId="00000278">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 Decide whether you want your personal name incorporated. I did it for my brand, but personal branding isn't for everyone! </w:t>
        <w:br w:type="textWrapping"/>
      </w:r>
    </w:p>
    <w:p w:rsidR="00000000" w:rsidDel="00000000" w:rsidP="00000000" w:rsidRDefault="00000000" w:rsidRPr="00000000" w14:paraId="00000279">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 Get creative! I used AI naming tools to generate fresh, filtered ideas. Way better than just scratching my head!</w:t>
      </w:r>
    </w:p>
    <w:p w:rsidR="00000000" w:rsidDel="00000000" w:rsidP="00000000" w:rsidRDefault="00000000" w:rsidRPr="00000000" w14:paraId="0000027A">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27B">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 Once you've picked your winner, move fast to register domains, socials, trademarks. Don't let someone swipe your prize name! </w:t>
      </w:r>
    </w:p>
    <w:p w:rsidR="00000000" w:rsidDel="00000000" w:rsidP="00000000" w:rsidRDefault="00000000" w:rsidRPr="00000000" w14:paraId="0000027C">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27D">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 Take a deep breath and be patient – trademark registration takes 2–3 months. Resist going public too soon!</w:t>
      </w:r>
    </w:p>
    <w:p w:rsidR="00000000" w:rsidDel="00000000" w:rsidP="00000000" w:rsidRDefault="00000000" w:rsidRPr="00000000" w14:paraId="0000027E">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27F">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Some tools that can help: </w:t>
      </w:r>
    </w:p>
    <w:p w:rsidR="00000000" w:rsidDel="00000000" w:rsidP="00000000" w:rsidRDefault="00000000" w:rsidRPr="00000000" w14:paraId="00000280">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281">
      <w:pPr>
        <w:numPr>
          <w:ilvl w:val="0"/>
          <w:numId w:val="14"/>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rPr>
          <w:rFonts w:ascii="Roboto" w:cs="Roboto" w:eastAsia="Roboto" w:hAnsi="Roboto"/>
          <w:color w:val="1c1917"/>
          <w:u w:val="none"/>
        </w:rPr>
      </w:pPr>
      <w:r w:rsidDel="00000000" w:rsidR="00000000" w:rsidRPr="00000000">
        <w:rPr>
          <w:rFonts w:ascii="Roboto" w:cs="Roboto" w:eastAsia="Roboto" w:hAnsi="Roboto"/>
          <w:color w:val="1c1917"/>
          <w:rtl w:val="0"/>
        </w:rPr>
        <w:t xml:space="preserve">@Namelix, @Looka – for AI generated business name ideas.</w:t>
      </w:r>
    </w:p>
    <w:p w:rsidR="00000000" w:rsidDel="00000000" w:rsidP="00000000" w:rsidRDefault="00000000" w:rsidRPr="00000000" w14:paraId="00000282">
      <w:pPr>
        <w:numPr>
          <w:ilvl w:val="0"/>
          <w:numId w:val="14"/>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rPr>
          <w:rFonts w:ascii="Roboto" w:cs="Roboto" w:eastAsia="Roboto" w:hAnsi="Roboto"/>
          <w:color w:val="1c1917"/>
          <w:u w:val="none"/>
        </w:rPr>
      </w:pPr>
      <w:r w:rsidDel="00000000" w:rsidR="00000000" w:rsidRPr="00000000">
        <w:rPr>
          <w:rFonts w:ascii="Roboto" w:cs="Roboto" w:eastAsia="Roboto" w:hAnsi="Roboto"/>
          <w:color w:val="1c1917"/>
          <w:rtl w:val="0"/>
        </w:rPr>
        <w:t xml:space="preserve">@Namechk – discover if your domain names and potential social profiles are already taken. </w:t>
      </w:r>
    </w:p>
    <w:p w:rsidR="00000000" w:rsidDel="00000000" w:rsidP="00000000" w:rsidRDefault="00000000" w:rsidRPr="00000000" w14:paraId="00000283">
      <w:pPr>
        <w:numPr>
          <w:ilvl w:val="0"/>
          <w:numId w:val="14"/>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rPr>
          <w:rFonts w:ascii="Roboto" w:cs="Roboto" w:eastAsia="Roboto" w:hAnsi="Roboto"/>
          <w:color w:val="1c1917"/>
          <w:u w:val="none"/>
        </w:rPr>
      </w:pPr>
      <w:r w:rsidDel="00000000" w:rsidR="00000000" w:rsidRPr="00000000">
        <w:rPr>
          <w:rFonts w:ascii="Roboto" w:cs="Roboto" w:eastAsia="Roboto" w:hAnsi="Roboto"/>
          <w:color w:val="1c1917"/>
          <w:rtl w:val="0"/>
        </w:rPr>
        <w:t xml:space="preserve">@Squadhelp – find top brandable domain names up for sale. </w:t>
      </w:r>
    </w:p>
    <w:p w:rsidR="00000000" w:rsidDel="00000000" w:rsidP="00000000" w:rsidRDefault="00000000" w:rsidRPr="00000000" w14:paraId="00000284">
      <w:pPr>
        <w:numPr>
          <w:ilvl w:val="0"/>
          <w:numId w:val="14"/>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rPr>
          <w:rFonts w:ascii="Roboto" w:cs="Roboto" w:eastAsia="Roboto" w:hAnsi="Roboto"/>
          <w:color w:val="1c1917"/>
          <w:u w:val="none"/>
        </w:rPr>
      </w:pPr>
      <w:r w:rsidDel="00000000" w:rsidR="00000000" w:rsidRPr="00000000">
        <w:rPr>
          <w:rFonts w:ascii="Roboto" w:cs="Roboto" w:eastAsia="Roboto" w:hAnsi="Roboto"/>
          <w:color w:val="1c1917"/>
          <w:rtl w:val="0"/>
        </w:rPr>
        <w:t xml:space="preserve">@Branducket – search hand-picked creative business names available for sale with a premium domain name. </w:t>
      </w:r>
    </w:p>
    <w:p w:rsidR="00000000" w:rsidDel="00000000" w:rsidP="00000000" w:rsidRDefault="00000000" w:rsidRPr="00000000" w14:paraId="00000285">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286">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The naming process can be frustrating, but so worth it when you land on the perfect fit. </w:t>
      </w:r>
    </w:p>
    <w:p w:rsidR="00000000" w:rsidDel="00000000" w:rsidP="00000000" w:rsidRDefault="00000000" w:rsidRPr="00000000" w14:paraId="00000287">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288">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I hope you found this helpful! Let me know in the comments if you did. </w:t>
      </w:r>
    </w:p>
    <w:p w:rsidR="00000000" w:rsidDel="00000000" w:rsidP="00000000" w:rsidRDefault="00000000" w:rsidRPr="00000000" w14:paraId="00000289">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28A">
      <w:pPr>
        <w:rPr>
          <w:rFonts w:ascii="Roboto" w:cs="Roboto" w:eastAsia="Roboto" w:hAnsi="Roboto"/>
          <w:color w:val="1c1917"/>
        </w:rPr>
      </w:pPr>
      <w:r w:rsidDel="00000000" w:rsidR="00000000" w:rsidRPr="00000000">
        <w:rPr>
          <w:rtl w:val="0"/>
        </w:rPr>
        <w:t xml:space="preserve">Head to my profile and click the bell 🔔to get notified about new posts in my ‘Launching Your Business” series! I'd love for you to follow along. </w:t>
      </w:r>
      <w:r w:rsidDel="00000000" w:rsidR="00000000" w:rsidRPr="00000000">
        <w:rPr>
          <w:rtl w:val="0"/>
        </w:rPr>
      </w:r>
    </w:p>
    <w:p w:rsidR="00000000" w:rsidDel="00000000" w:rsidP="00000000" w:rsidRDefault="00000000" w:rsidRPr="00000000" w14:paraId="0000028B">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28C">
      <w:pPr>
        <w:rPr/>
      </w:pPr>
      <w:r w:rsidDel="00000000" w:rsidR="00000000" w:rsidRPr="00000000">
        <w:rPr>
          <w:rFonts w:ascii="Roboto" w:cs="Roboto" w:eastAsia="Roboto" w:hAnsi="Roboto"/>
          <w:color w:val="1c1917"/>
          <w:rtl w:val="0"/>
        </w:rPr>
        <w:t xml:space="preserve">How did you decide on your company’s name? 💬👇 </w:t>
      </w: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pStyle w:val="Heading3"/>
        <w:rPr/>
      </w:pPr>
      <w:bookmarkStart w:colFirst="0" w:colLast="0" w:name="_88nj82hgngr5" w:id="40"/>
      <w:bookmarkEnd w:id="40"/>
      <w:r w:rsidDel="00000000" w:rsidR="00000000" w:rsidRPr="00000000">
        <w:rPr/>
        <w:drawing>
          <wp:inline distB="114300" distT="114300" distL="114300" distR="114300">
            <wp:extent cx="1695450" cy="352425"/>
            <wp:effectExtent b="0" l="0" r="0" t="0"/>
            <wp:docPr id="5"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1695450" cy="352425"/>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drawing>
          <wp:inline distB="114300" distT="114300" distL="114300" distR="114300">
            <wp:extent cx="5943600" cy="1866900"/>
            <wp:effectExtent b="0" l="0" r="0" t="0"/>
            <wp:docPr id="4"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943600" cy="1866900"/>
                    </a:xfrm>
                    <a:prstGeom prst="rect"/>
                    <a:ln/>
                  </pic:spPr>
                </pic:pic>
              </a:graphicData>
            </a:graphic>
          </wp:inline>
        </w:drawing>
      </w:r>
      <w:r w:rsidDel="00000000" w:rsidR="00000000" w:rsidRPr="00000000">
        <w:rPr/>
        <w:drawing>
          <wp:inline distB="114300" distT="114300" distL="114300" distR="114300">
            <wp:extent cx="5943600" cy="3187700"/>
            <wp:effectExtent b="0" l="0" r="0" t="0"/>
            <wp:docPr id="3"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pStyle w:val="Heading3"/>
        <w:rPr/>
      </w:pPr>
      <w:bookmarkStart w:colFirst="0" w:colLast="0" w:name="_uaxh79esare6" w:id="41"/>
      <w:bookmarkEnd w:id="41"/>
      <w:r w:rsidDel="00000000" w:rsidR="00000000" w:rsidRPr="00000000">
        <w:rPr>
          <w:rtl w:val="0"/>
        </w:rPr>
      </w:r>
    </w:p>
    <w:p w:rsidR="00000000" w:rsidDel="00000000" w:rsidP="00000000" w:rsidRDefault="00000000" w:rsidRPr="00000000" w14:paraId="0000029A">
      <w:pPr>
        <w:pStyle w:val="Heading3"/>
        <w:rPr/>
      </w:pPr>
      <w:bookmarkStart w:colFirst="0" w:colLast="0" w:name="_yuq43wngj3m2" w:id="42"/>
      <w:bookmarkEnd w:id="42"/>
      <w:r w:rsidDel="00000000" w:rsidR="00000000" w:rsidRPr="00000000">
        <w:rPr>
          <w:rtl w:val="0"/>
        </w:rPr>
      </w:r>
    </w:p>
    <w:p w:rsidR="00000000" w:rsidDel="00000000" w:rsidP="00000000" w:rsidRDefault="00000000" w:rsidRPr="00000000" w14:paraId="0000029B">
      <w:pPr>
        <w:pStyle w:val="Heading3"/>
        <w:rPr>
          <w:color w:val="e6552f"/>
          <w:sz w:val="84"/>
          <w:szCs w:val="84"/>
        </w:rPr>
      </w:pPr>
      <w:bookmarkStart w:colFirst="0" w:colLast="0" w:name="_g3py07vfhl3f" w:id="43"/>
      <w:bookmarkEnd w:id="43"/>
      <w:r w:rsidDel="00000000" w:rsidR="00000000" w:rsidRPr="00000000">
        <w:rPr>
          <w:rtl w:val="0"/>
        </w:rPr>
        <w:br w:type="textWrapping"/>
        <w:br w:type="textWrapping"/>
      </w:r>
      <w:r w:rsidDel="00000000" w:rsidR="00000000" w:rsidRPr="00000000">
        <w:rPr>
          <w:color w:val="e6552f"/>
          <w:sz w:val="84"/>
          <w:szCs w:val="84"/>
          <w:rtl w:val="0"/>
        </w:rPr>
        <w:t xml:space="preserve">“Bluemarlin modernised and developed key </w:t>
      </w:r>
      <w:r w:rsidDel="00000000" w:rsidR="00000000" w:rsidRPr="00000000">
        <w:rPr>
          <w:color w:val="e6552f"/>
          <w:sz w:val="84"/>
          <w:szCs w:val="84"/>
          <w:highlight w:val="yellow"/>
          <w:rtl w:val="0"/>
        </w:rPr>
        <w:t xml:space="preserve">visual equities</w:t>
      </w:r>
      <w:r w:rsidDel="00000000" w:rsidR="00000000" w:rsidRPr="00000000">
        <w:rPr>
          <w:color w:val="e6552f"/>
          <w:sz w:val="84"/>
          <w:szCs w:val="84"/>
          <w:rtl w:val="0"/>
        </w:rPr>
        <w:t xml:space="preserve"> of the brand whilst introducing a new sense of dynamism, reaffirming the “product truth” inherent in its chemistry.”</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Uncovering the Hidden Depth Behind Effective Logo Design</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At first glance, a logo may seem like a simple graphic design task. But for experienced brand strategists, creating an impactful logo requires thorough research, creative thinking, and strategic analysis.</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The process starts by deeply understanding the brand’s core identity, competitive landscape, and target audience. Comprehensive research provides the foundational insights to inform the design strategy.</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Color choice carries meaning. Red elicits excitement and passion, reflected in YouTube and Netflix’s logos. Blue promotes trust and stability, like Facebook’s logo. And green represents natural or healthy attributes, evident in Whole Foods’ mark.</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Typography also conveys personality. Script fonts imply elegance, like Coca-Cola’s flowing cursive font. Serif fonts say traditional and sophisticated, as seen in BMW’s logo. And sans-serif fonts signal efficiency and directness, like Skype’s simple font.</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Semiotics tap into symbolic associations. Apple’s bitten apple shows temptation and knowledge. The Nike swoosh embodies movement, speed, and performance. Amazon’s arrow connects A to Z, reflecting a vast selection.</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It takes extensive testing and design iterations to refine the logo. Pepsi reportedly spent over $1 million perfecting its redesign. For major brands, logos must resonate globally across touchpoints.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Logos also need to stay agile as companies evolve. Instagram recently rebranded to be more minimalist as the app matured.</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Major logo redesigns require massive investments in research, design, and testing. However, the cost is justified by having an identifiable brand mark that resonates with customers.</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So next time you see an impactful logo, recognize the deep strategic thinking behind that creative symbol. From color to typography to semiotics, great logos encapsulate a brand’s essence at a glance.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If you're launching a new business, remember that the logo design process includes key stages such as: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 Research - Understanding the brand, industry, target audience.</w:t>
      </w:r>
    </w:p>
    <w:p w:rsidR="00000000" w:rsidDel="00000000" w:rsidP="00000000" w:rsidRDefault="00000000" w:rsidRPr="00000000" w14:paraId="000002B4">
      <w:pPr>
        <w:rPr/>
      </w:pPr>
      <w:r w:rsidDel="00000000" w:rsidR="00000000" w:rsidRPr="00000000">
        <w:rPr>
          <w:rtl w:val="0"/>
        </w:rPr>
        <w:t xml:space="preserve">• Strategy - Defining objectives, using tools and frameworks.</w:t>
      </w:r>
    </w:p>
    <w:p w:rsidR="00000000" w:rsidDel="00000000" w:rsidP="00000000" w:rsidRDefault="00000000" w:rsidRPr="00000000" w14:paraId="000002B5">
      <w:pPr>
        <w:rPr/>
      </w:pPr>
      <w:r w:rsidDel="00000000" w:rsidR="00000000" w:rsidRPr="00000000">
        <w:rPr>
          <w:rtl w:val="0"/>
        </w:rPr>
        <w:t xml:space="preserve">• Design - Selecting colors, typography. </w:t>
      </w:r>
    </w:p>
    <w:p w:rsidR="00000000" w:rsidDel="00000000" w:rsidP="00000000" w:rsidRDefault="00000000" w:rsidRPr="00000000" w14:paraId="000002B6">
      <w:pPr>
        <w:rPr/>
      </w:pPr>
      <w:r w:rsidDel="00000000" w:rsidR="00000000" w:rsidRPr="00000000">
        <w:rPr>
          <w:rtl w:val="0"/>
        </w:rPr>
        <w:t xml:space="preserve">• Validation - Focus group testing, legal considerations.</w:t>
      </w:r>
    </w:p>
    <w:p w:rsidR="00000000" w:rsidDel="00000000" w:rsidP="00000000" w:rsidRDefault="00000000" w:rsidRPr="00000000" w14:paraId="000002B7">
      <w:pPr>
        <w:rPr/>
      </w:pPr>
      <w:r w:rsidDel="00000000" w:rsidR="00000000" w:rsidRPr="00000000">
        <w:rPr>
          <w:rtl w:val="0"/>
        </w:rPr>
        <w:t xml:space="preserve">• Implementation - Finalizing files, documentation.</w:t>
      </w:r>
    </w:p>
    <w:p w:rsidR="00000000" w:rsidDel="00000000" w:rsidP="00000000" w:rsidRDefault="00000000" w:rsidRPr="00000000" w14:paraId="000002B8">
      <w:pPr>
        <w:rPr/>
      </w:pPr>
      <w:r w:rsidDel="00000000" w:rsidR="00000000" w:rsidRPr="00000000">
        <w:rPr>
          <w:rtl w:val="0"/>
        </w:rPr>
        <w:t xml:space="preserve">• Integration - Aligning with brand image, promotion materials. </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What are examples of great logos and branding that you love? Share your perspectives in the comments below!</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pStyle w:val="Heading4"/>
        <w:rPr/>
      </w:pPr>
      <w:bookmarkStart w:colFirst="0" w:colLast="0" w:name="_k4q2v3cgkbz" w:id="44"/>
      <w:bookmarkEnd w:id="44"/>
      <w:hyperlink w:anchor="_k4q2v3cgkbz">
        <w:r w:rsidDel="00000000" w:rsidR="00000000" w:rsidRPr="00000000">
          <w:rPr>
            <w:color w:val="1155cc"/>
            <w:u w:val="single"/>
            <w:rtl w:val="0"/>
          </w:rPr>
          <w:t xml:space="preserve">Final version (logos)  ✅ </w:t>
        </w:r>
      </w:hyperlink>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 The hidden depth behind effective logo design – there’s more than meets the eye… </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When it comes to logo design, it's easy to assume that it's just a simple graphic design task. </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But the truth is, creating an impactful logo requires a deep understanding of the brand's core identity, competitive landscape, and target audience. </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It's a process that involves thorough research, creative thinking, and strategic analysis.</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Let's dive deeper into the key elements of effective logo design:</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Color choice: </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The colors you choose for your logo can convey meaning and emotion. For example, red is often associated with excitement and passion, while blue promotes trust and stability. Green, on the other hand, represents natural or healthy attributes 🎨 </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 Typography: </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The typeface you choose can also convey personality. Script fonts can imply elegance, while serif fonts signal traditional and sophisticated. Sans-serif fonts, on the other hand, can convey efficiency and directness 🖊️</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Semiotics: </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Semiotics tap into symbolic associations that can help convey the brand's message. For example, Apple's bitten apple represents temptation and knowledge, while the Nike swoosh embodies movement, speed, and performance 🏃‍♀️  </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spacing w:after="240" w:before="240" w:lineRule="auto"/>
        <w:rPr/>
      </w:pPr>
      <w:r w:rsidDel="00000000" w:rsidR="00000000" w:rsidRPr="00000000">
        <w:rPr>
          <w:rtl w:val="0"/>
        </w:rPr>
        <w:t xml:space="preserve">➡️ It's not just about creating a pretty design – it's about creating a logo that accurately represents the brand's essence. And that requires extensive testing and design iterations to refine the logo.</w:t>
      </w:r>
    </w:p>
    <w:p w:rsidR="00000000" w:rsidDel="00000000" w:rsidP="00000000" w:rsidRDefault="00000000" w:rsidRPr="00000000" w14:paraId="000002D5">
      <w:pPr>
        <w:rPr/>
      </w:pPr>
      <w:r w:rsidDel="00000000" w:rsidR="00000000" w:rsidRPr="00000000">
        <w:rPr>
          <w:rtl w:val="0"/>
        </w:rPr>
        <w:t xml:space="preserve">In fact, Pepsi reportedly spent over $1 million perfecting its redesign.</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But it's not just about creating a logo that looks good; it also needs to be versatile and agile as the company evolves. Instagram recently rebranded to be more minimalist as the app matured.</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So, what are some examples of great logos and branding that you love? Share your perspectives in the comments below! 💬</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Remember, effective logo design requires a deep understanding of the brand's core identity, competitive landscape, and target audience. It's a process that involves thorough research, creative thinking, and strategic analysis.</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If you're launching a new business, don't forget to create a well-designed logo that accurately represents your brand's essence. It's worth the investment! </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What are examples of great logos and branding that you love? Share your perspectives in the comments below 👇 </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pStyle w:val="Heading4"/>
        <w:rPr>
          <w:color w:val="44403c"/>
          <w:shd w:fill="fafafa" w:val="clear"/>
        </w:rPr>
      </w:pPr>
      <w:bookmarkStart w:colFirst="0" w:colLast="0" w:name="_686yiqk22bly" w:id="45"/>
      <w:bookmarkEnd w:id="45"/>
      <w:commentRangeStart w:id="5"/>
      <w:hyperlink w:anchor="_686yiqk22bly">
        <w:r w:rsidDel="00000000" w:rsidR="00000000" w:rsidRPr="00000000">
          <w:rPr>
            <w:color w:val="1155cc"/>
            <w:u w:val="single"/>
            <w:rtl w:val="0"/>
          </w:rPr>
          <w:t xml:space="preserve">Final version (2) - Logos </w:t>
        </w:r>
      </w:hyperlink>
      <w:hyperlink w:anchor="_686yiqk22bly">
        <w:r w:rsidDel="00000000" w:rsidR="00000000" w:rsidRPr="00000000">
          <w:rPr>
            <w:color w:val="1155cc"/>
            <w:u w:val="single"/>
            <w:shd w:fill="fafafa" w:val="clear"/>
            <w:rtl w:val="0"/>
          </w:rPr>
          <w:t xml:space="preserve">✅</w:t>
        </w:r>
      </w:hyperlink>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Paul Rand, a renowned graphic designer, put it succinctly, "Design is the silent ambassador of your brand”. Today’s post in our “Launching Your Business” series is about the strategic genius behind logo design! </w:t>
      </w: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🎨When it comes to your brand’s image, there’s much more to it than meets the eye. </w:t>
      </w:r>
    </w:p>
    <w:p w:rsidR="00000000" w:rsidDel="00000000" w:rsidP="00000000" w:rsidRDefault="00000000" w:rsidRPr="00000000" w14:paraId="000002EA">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2EB">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At first glance, designing a logo may seem simple. But this little mark carries BIG responsibility! </w:t>
      </w:r>
    </w:p>
    <w:p w:rsidR="00000000" w:rsidDel="00000000" w:rsidP="00000000" w:rsidRDefault="00000000" w:rsidRPr="00000000" w14:paraId="000002EC">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2ED">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The process starts by deeply understanding the brand identity, competitive landscape, and target audience. </w:t>
      </w:r>
    </w:p>
    <w:p w:rsidR="00000000" w:rsidDel="00000000" w:rsidP="00000000" w:rsidRDefault="00000000" w:rsidRPr="00000000" w14:paraId="000002EE">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2EF">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Then, thoughtful choices are made:</w:t>
      </w:r>
    </w:p>
    <w:p w:rsidR="00000000" w:rsidDel="00000000" w:rsidP="00000000" w:rsidRDefault="00000000" w:rsidRPr="00000000" w14:paraId="000002F0">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 Color choice: </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The colors you choose for your logo can convey meaning and emotion. </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For example, red is often associated with excitement and passion (Netflix, Coca Cola), while blue promotes trust and stability (LinkedIn, Facebook) 🎨 </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Typography: </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The typeface you choose can also convey personality. </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Script fonts can imply elegance, while serif fonts signal traditional and sophisticated. Sans-serif fonts, on the other hand, can convey efficiency and directness 🖊️</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 Semiotics: </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Semiotics tap into symbolic associations that can help convey the brand's message. </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For example, the Airbnb logo with its “A” resembling the pitched roof of a home conveys warmth, safety, and hospitality. </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“Air” itself signifies travel and freedom, although one fun fact is that the “Air” in Airbnb actually comes from when the founders rented air mattresses to conference attendees to help cover their rent! </w:t>
      </w:r>
    </w:p>
    <w:p w:rsidR="00000000" w:rsidDel="00000000" w:rsidP="00000000" w:rsidRDefault="00000000" w:rsidRPr="00000000" w14:paraId="00000304">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05">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Remember, it takes extensive testing and iterations to refine the logo. But the investment pays off through an identifiable, resonant brand mark.</w:t>
        <w:br w:type="textWrapping"/>
      </w:r>
    </w:p>
    <w:p w:rsidR="00000000" w:rsidDel="00000000" w:rsidP="00000000" w:rsidRDefault="00000000" w:rsidRPr="00000000" w14:paraId="00000306">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Logos also need to stay agile as companies evolve. Instagram recently rebranded to be more minimalist.</w:t>
        <w:br w:type="textWrapping"/>
      </w:r>
    </w:p>
    <w:p w:rsidR="00000000" w:rsidDel="00000000" w:rsidP="00000000" w:rsidRDefault="00000000" w:rsidRPr="00000000" w14:paraId="00000307">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 Key stages in the logo design process include:</w:t>
      </w:r>
    </w:p>
    <w:p w:rsidR="00000000" w:rsidDel="00000000" w:rsidP="00000000" w:rsidRDefault="00000000" w:rsidRPr="00000000" w14:paraId="00000308">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09">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 Research the brand, industry, target audience</w:t>
        <w:br w:type="textWrapping"/>
      </w:r>
    </w:p>
    <w:p w:rsidR="00000000" w:rsidDel="00000000" w:rsidP="00000000" w:rsidRDefault="00000000" w:rsidRPr="00000000" w14:paraId="0000030A">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 Develop objectives and strategy</w:t>
        <w:br w:type="textWrapping"/>
      </w:r>
    </w:p>
    <w:p w:rsidR="00000000" w:rsidDel="00000000" w:rsidP="00000000" w:rsidRDefault="00000000" w:rsidRPr="00000000" w14:paraId="0000030B">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 Select colors, typography, symbols</w:t>
        <w:br w:type="textWrapping"/>
      </w:r>
    </w:p>
    <w:p w:rsidR="00000000" w:rsidDel="00000000" w:rsidP="00000000" w:rsidRDefault="00000000" w:rsidRPr="00000000" w14:paraId="0000030C">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 Testing and validation</w:t>
        <w:br w:type="textWrapping"/>
      </w:r>
    </w:p>
    <w:p w:rsidR="00000000" w:rsidDel="00000000" w:rsidP="00000000" w:rsidRDefault="00000000" w:rsidRPr="00000000" w14:paraId="0000030D">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 Finalize files and documentation</w:t>
        <w:br w:type="textWrapping"/>
      </w:r>
    </w:p>
    <w:p w:rsidR="00000000" w:rsidDel="00000000" w:rsidP="00000000" w:rsidRDefault="00000000" w:rsidRPr="00000000" w14:paraId="0000030E">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 Align with brand image and materials</w:t>
        <w:br w:type="textWrapping"/>
      </w:r>
    </w:p>
    <w:p w:rsidR="00000000" w:rsidDel="00000000" w:rsidP="00000000" w:rsidRDefault="00000000" w:rsidRPr="00000000" w14:paraId="0000030F">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When you see an impactful logo, recognize the strategic depth behind that creative symbol! From color to typography to semiotics, great logos encapsulate a brand’s essence.</w:t>
      </w:r>
    </w:p>
    <w:p w:rsidR="00000000" w:rsidDel="00000000" w:rsidP="00000000" w:rsidRDefault="00000000" w:rsidRPr="00000000" w14:paraId="00000310">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11">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I hope you found this helpful! </w:t>
      </w:r>
      <w:r w:rsidDel="00000000" w:rsidR="00000000" w:rsidRPr="00000000">
        <w:rPr>
          <w:rtl w:val="0"/>
        </w:rPr>
        <w:t xml:space="preserve">Head to my profile and click the bell 🔔to get notified about new posts in my “Launching Your Business” series! I'd love for you to follow along. </w:t>
      </w:r>
      <w:r w:rsidDel="00000000" w:rsidR="00000000" w:rsidRPr="00000000">
        <w:rPr>
          <w:rFonts w:ascii="Roboto" w:cs="Roboto" w:eastAsia="Roboto" w:hAnsi="Roboto"/>
          <w:color w:val="1c1917"/>
          <w:rtl w:val="0"/>
        </w:rPr>
        <w:br w:type="textWrapping"/>
      </w:r>
    </w:p>
    <w:p w:rsidR="00000000" w:rsidDel="00000000" w:rsidP="00000000" w:rsidRDefault="00000000" w:rsidRPr="00000000" w14:paraId="00000312">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Wishing you the best in your own branding journey 😊</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pStyle w:val="Heading3"/>
        <w:rPr/>
      </w:pPr>
      <w:bookmarkStart w:colFirst="0" w:colLast="0" w:name="_aj0b0d7dwb67" w:id="46"/>
      <w:bookmarkEnd w:id="46"/>
      <w:r w:rsidDel="00000000" w:rsidR="00000000" w:rsidRPr="00000000">
        <w:rPr>
          <w:rtl w:val="0"/>
        </w:rPr>
        <w:t xml:space="preserve">Org structure </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Building Your Organizational Structure - More Than Just a Chart</w:t>
      </w:r>
    </w:p>
    <w:p w:rsidR="00000000" w:rsidDel="00000000" w:rsidP="00000000" w:rsidRDefault="00000000" w:rsidRPr="00000000" w14:paraId="00000319">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1A">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When starting a company, most founders focus on the exciting product development, marketing plans, or funding pitches. </w:t>
      </w:r>
    </w:p>
    <w:p w:rsidR="00000000" w:rsidDel="00000000" w:rsidP="00000000" w:rsidRDefault="00000000" w:rsidRPr="00000000" w14:paraId="0000031B">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1C">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But before you get carried away dreaming about future success, it's essential to map out your organizational structure. </w:t>
      </w:r>
    </w:p>
    <w:p w:rsidR="00000000" w:rsidDel="00000000" w:rsidP="00000000" w:rsidRDefault="00000000" w:rsidRPr="00000000" w14:paraId="0000031D">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1E">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This may sound bland compared to imagining banner ads with your logo or celebrity endorsements (go ahead, I'll wait while you daydream a minute about Rihanna wearing a shirt with your brand name...).</w:t>
      </w:r>
    </w:p>
    <w:p w:rsidR="00000000" w:rsidDel="00000000" w:rsidP="00000000" w:rsidRDefault="00000000" w:rsidRPr="00000000" w14:paraId="0000031F">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20">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But back to the boring stuff - organization design gets overlooked, but defines the backbone of your future corporate empire (did I take it too far calling it an empire? You know I'm prone to hyperbole).</w:t>
      </w:r>
    </w:p>
    <w:p w:rsidR="00000000" w:rsidDel="00000000" w:rsidP="00000000" w:rsidRDefault="00000000" w:rsidRPr="00000000" w14:paraId="00000321">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22">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Your org structure impacts everything from hiring priorities, reporting lines, and decision making authority. </w:t>
      </w:r>
    </w:p>
    <w:p w:rsidR="00000000" w:rsidDel="00000000" w:rsidP="00000000" w:rsidRDefault="00000000" w:rsidRPr="00000000" w14:paraId="00000323">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24">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A weak structure leads to confusion, frustration, and internal conflicts as the company scales. </w:t>
      </w:r>
    </w:p>
    <w:p w:rsidR="00000000" w:rsidDel="00000000" w:rsidP="00000000" w:rsidRDefault="00000000" w:rsidRPr="00000000" w14:paraId="00000325">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26">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Think of organizational design as the skeleton that will support the living, breathing entity that is your startup (was that wanky enough? I can never quite pull off earnest similes elegantly).</w:t>
      </w:r>
    </w:p>
    <w:p w:rsidR="00000000" w:rsidDel="00000000" w:rsidP="00000000" w:rsidRDefault="00000000" w:rsidRPr="00000000" w14:paraId="00000327">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28">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Start by looking at proven org models like functional, divisional, or matrix structures. Map out all the skills and responsibilities needed, and how to group them within departments and roles. What will the IT team vs. sales team vs. product team look like? Consider not just current needs, but projected ones 3-5 years out.</w:t>
      </w:r>
    </w:p>
    <w:p w:rsidR="00000000" w:rsidDel="00000000" w:rsidP="00000000" w:rsidRDefault="00000000" w:rsidRPr="00000000" w14:paraId="00000329">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2A">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Embrace this step, as boring as it feels. Sweat the small stuff now to avoid painful re-orgs later. That, my friends, is as wise as I get (doing my best impression of a sage old man with a beard).</w:t>
      </w:r>
    </w:p>
    <w:p w:rsidR="00000000" w:rsidDel="00000000" w:rsidP="00000000" w:rsidRDefault="00000000" w:rsidRPr="00000000" w14:paraId="0000032B">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2C">
      <w:pPr>
        <w:pStyle w:val="Heading4"/>
        <w:pBdr>
          <w:top w:color="e5e7eb" w:space="0" w:sz="0" w:val="none"/>
          <w:left w:color="e5e7eb" w:space="0" w:sz="0" w:val="none"/>
          <w:bottom w:color="e5e7eb" w:space="0" w:sz="0" w:val="none"/>
          <w:right w:color="e5e7eb" w:space="0" w:sz="0" w:val="none"/>
          <w:between w:color="e5e7eb" w:space="0" w:sz="0" w:val="none"/>
        </w:pBdr>
        <w:shd w:fill="ffffff" w:val="clear"/>
        <w:rPr/>
      </w:pPr>
      <w:bookmarkStart w:colFirst="0" w:colLast="0" w:name="_ykxk76540doz" w:id="47"/>
      <w:bookmarkEnd w:id="47"/>
      <w:hyperlink w:anchor="_ykxk76540doz">
        <w:r w:rsidDel="00000000" w:rsidR="00000000" w:rsidRPr="00000000">
          <w:rPr>
            <w:color w:val="1155cc"/>
            <w:u w:val="single"/>
            <w:rtl w:val="0"/>
          </w:rPr>
          <w:t xml:space="preserve">Final version (org structure) </w:t>
        </w:r>
      </w:hyperlink>
      <w:hyperlink w:anchor="_ykxk76540doz">
        <w:r w:rsidDel="00000000" w:rsidR="00000000" w:rsidRPr="00000000">
          <w:rPr>
            <w:color w:val="1155cc"/>
            <w:u w:val="single"/>
            <w:shd w:fill="fafafa" w:val="clear"/>
            <w:rtl w:val="0"/>
          </w:rPr>
          <w:t xml:space="preserve">✅</w:t>
        </w:r>
      </w:hyperlink>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Founders, your organizational structure could be holding back your growth… </w:t>
      </w:r>
      <w:r w:rsidDel="00000000" w:rsidR="00000000" w:rsidRPr="00000000">
        <w:br w:type="page"/>
      </w:r>
      <w:r w:rsidDel="00000000" w:rsidR="00000000" w:rsidRPr="00000000">
        <w:rPr>
          <w:rtl w:val="0"/>
        </w:rPr>
      </w:r>
    </w:p>
    <w:p w:rsidR="00000000" w:rsidDel="00000000" w:rsidP="00000000" w:rsidRDefault="00000000" w:rsidRPr="00000000" w14:paraId="0000032F">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30">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I know I know - org structure sounds about as exciting as watching paint dry 😅You’d rather dream about slick marketing plans and global domination!</w:t>
        <w:br w:type="textWrapping"/>
      </w:r>
    </w:p>
    <w:p w:rsidR="00000000" w:rsidDel="00000000" w:rsidP="00000000" w:rsidRDefault="00000000" w:rsidRPr="00000000" w14:paraId="00000331">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But… </w:t>
      </w:r>
    </w:p>
    <w:p w:rsidR="00000000" w:rsidDel="00000000" w:rsidP="00000000" w:rsidRDefault="00000000" w:rsidRPr="00000000" w14:paraId="00000332">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33">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As Guy Kawasaki (Co-founder AllTop, Author, former Apple) emphasizes, "Ideas are easy. Implementation is hard."</w:t>
      </w:r>
    </w:p>
    <w:p w:rsidR="00000000" w:rsidDel="00000000" w:rsidP="00000000" w:rsidRDefault="00000000" w:rsidRPr="00000000" w14:paraId="00000334">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35">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Organizational structure of a startup is not just a bureaucratic necessity but a strategic tool. </w:t>
      </w:r>
    </w:p>
    <w:p w:rsidR="00000000" w:rsidDel="00000000" w:rsidP="00000000" w:rsidRDefault="00000000" w:rsidRPr="00000000" w14:paraId="00000336">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37">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This “boring” step defines the backbone of your future success. </w:t>
      </w:r>
    </w:p>
    <w:p w:rsidR="00000000" w:rsidDel="00000000" w:rsidP="00000000" w:rsidRDefault="00000000" w:rsidRPr="00000000" w14:paraId="00000338">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39">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Many startups adopt a flat organizational structure in their early stages. Some simply by default (which is the wrong way to go about it). </w:t>
      </w:r>
    </w:p>
    <w:p w:rsidR="00000000" w:rsidDel="00000000" w:rsidP="00000000" w:rsidRDefault="00000000" w:rsidRPr="00000000" w14:paraId="0000033A">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3B">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A flat structure is fine, but only if you’ve chosen it intentionally. </w:t>
      </w:r>
    </w:p>
    <w:p w:rsidR="00000000" w:rsidDel="00000000" w:rsidP="00000000" w:rsidRDefault="00000000" w:rsidRPr="00000000" w14:paraId="0000033C">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3D">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1c1917"/>
        </w:rPr>
      </w:pPr>
      <w:r w:rsidDel="00000000" w:rsidR="00000000" w:rsidRPr="00000000">
        <w:rPr>
          <w:rFonts w:ascii="Roboto" w:cs="Roboto" w:eastAsia="Roboto" w:hAnsi="Roboto"/>
          <w:color w:val="1c1917"/>
          <w:rtl w:val="0"/>
        </w:rPr>
        <w:t xml:space="preserve">• Flat structure: Few or no management layers. Enables faster expansion and decision-making.</w:t>
      </w:r>
    </w:p>
    <w:p w:rsidR="00000000" w:rsidDel="00000000" w:rsidP="00000000" w:rsidRDefault="00000000" w:rsidRPr="00000000" w14:paraId="0000033E">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1c1917"/>
        </w:rPr>
      </w:pPr>
      <w:r w:rsidDel="00000000" w:rsidR="00000000" w:rsidRPr="00000000">
        <w:rPr>
          <w:rtl w:val="0"/>
        </w:rPr>
      </w:r>
    </w:p>
    <w:p w:rsidR="00000000" w:rsidDel="00000000" w:rsidP="00000000" w:rsidRDefault="00000000" w:rsidRPr="00000000" w14:paraId="0000033F">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 Functional Structure: Organizes employees based on their specialized roles. Common in smaller businesses where employees often have a wide range of responsibilities.</w:t>
      </w:r>
    </w:p>
    <w:p w:rsidR="00000000" w:rsidDel="00000000" w:rsidP="00000000" w:rsidRDefault="00000000" w:rsidRPr="00000000" w14:paraId="00000340">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41">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 Hierarchical Structure: A traditional business structure with a clear chain of command and a well-defined top-down approach.</w:t>
      </w:r>
    </w:p>
    <w:p w:rsidR="00000000" w:rsidDel="00000000" w:rsidP="00000000" w:rsidRDefault="00000000" w:rsidRPr="00000000" w14:paraId="00000342">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43">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Follow these steps as you design your org:</w:t>
        <w:br w:type="textWrapping"/>
      </w:r>
    </w:p>
    <w:p w:rsidR="00000000" w:rsidDel="00000000" w:rsidP="00000000" w:rsidRDefault="00000000" w:rsidRPr="00000000" w14:paraId="00000344">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Andika" w:cs="Andika" w:eastAsia="Andika" w:hAnsi="Andika"/>
          <w:color w:val="1c1917"/>
          <w:rtl w:val="0"/>
        </w:rPr>
        <w:t xml:space="preserve">Step 1️⃣ Map your core business functions – finance, marketing, product, engineering, etc.</w:t>
      </w:r>
    </w:p>
    <w:p w:rsidR="00000000" w:rsidDel="00000000" w:rsidP="00000000" w:rsidRDefault="00000000" w:rsidRPr="00000000" w14:paraId="00000345">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46">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Andika" w:cs="Andika" w:eastAsia="Andika" w:hAnsi="Andika"/>
          <w:color w:val="1c1917"/>
          <w:rtl w:val="0"/>
        </w:rPr>
        <w:t xml:space="preserve">Step 2️⃣ Consolidate the identified functions into broader, well-defined departments. Each department should have specific, prioritized goals, aligning with the startup's overall strategy. </w:t>
      </w:r>
    </w:p>
    <w:p w:rsidR="00000000" w:rsidDel="00000000" w:rsidP="00000000" w:rsidRDefault="00000000" w:rsidRPr="00000000" w14:paraId="00000347">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48">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Andika" w:cs="Andika" w:eastAsia="Andika" w:hAnsi="Andika"/>
          <w:color w:val="1c1917"/>
          <w:rtl w:val="0"/>
        </w:rPr>
        <w:t xml:space="preserve">Step 3️⃣ Design a streamlined management structure that clarifies reporting relationships and reduces overlaps in supervision. </w:t>
      </w:r>
    </w:p>
    <w:p w:rsidR="00000000" w:rsidDel="00000000" w:rsidP="00000000" w:rsidRDefault="00000000" w:rsidRPr="00000000" w14:paraId="00000349">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4A">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Andika" w:cs="Andika" w:eastAsia="Andika" w:hAnsi="Andika"/>
          <w:color w:val="1c1917"/>
          <w:rtl w:val="0"/>
        </w:rPr>
        <w:t xml:space="preserve">Step 4️⃣ Define roles, responsibilities, and required skill sets within each team. Clarity in roles may have the biggest impact out of all these steps and will greatly improve your employee experience. </w:t>
      </w:r>
    </w:p>
    <w:p w:rsidR="00000000" w:rsidDel="00000000" w:rsidP="00000000" w:rsidRDefault="00000000" w:rsidRPr="00000000" w14:paraId="0000034B">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4C">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Avoid spreading roles thin – you can easily burn out and overwork a team. Fill small gaps with external providers rather than throwing something in that doesnt’ fit with an employee’s responsibilities. </w:t>
      </w:r>
    </w:p>
    <w:p w:rsidR="00000000" w:rsidDel="00000000" w:rsidP="00000000" w:rsidRDefault="00000000" w:rsidRPr="00000000" w14:paraId="0000034D">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4E">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Andika" w:cs="Andika" w:eastAsia="Andika" w:hAnsi="Andika"/>
          <w:color w:val="1c1917"/>
          <w:rtl w:val="0"/>
        </w:rPr>
        <w:t xml:space="preserve">Step 5️⃣ Select your structure: Functional, divisional, matrix, or hybrid model? What best fits your goals?</w:t>
      </w:r>
    </w:p>
    <w:p w:rsidR="00000000" w:rsidDel="00000000" w:rsidP="00000000" w:rsidRDefault="00000000" w:rsidRPr="00000000" w14:paraId="0000034F">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50">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Andika" w:cs="Andika" w:eastAsia="Andika" w:hAnsi="Andika"/>
          <w:color w:val="1c1917"/>
          <w:rtl w:val="0"/>
        </w:rPr>
        <w:t xml:space="preserve">Step 6️⃣ Formalize clear procedures for effective inter-team communication. Implement systems that facilitate information flow and address conflicts &amp; employee needs proactively.</w:t>
      </w:r>
    </w:p>
    <w:p w:rsidR="00000000" w:rsidDel="00000000" w:rsidP="00000000" w:rsidRDefault="00000000" w:rsidRPr="00000000" w14:paraId="00000351">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52">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Andika" w:cs="Andika" w:eastAsia="Andika" w:hAnsi="Andika"/>
          <w:color w:val="1c1917"/>
          <w:rtl w:val="0"/>
        </w:rPr>
        <w:t xml:space="preserve">Step 7️⃣ Forecast future needs 1-3 years out. Will new functions arise? How can you build flexibility and be prepared when change hits?</w:t>
      </w:r>
    </w:p>
    <w:p w:rsidR="00000000" w:rsidDel="00000000" w:rsidP="00000000" w:rsidRDefault="00000000" w:rsidRPr="00000000" w14:paraId="00000353">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54">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Andika" w:cs="Andika" w:eastAsia="Andika" w:hAnsi="Andika"/>
          <w:color w:val="1c1917"/>
          <w:rtl w:val="0"/>
        </w:rPr>
        <w:t xml:space="preserve">Step 8️⃣Regularly optimize your structure – treat it like product development – and adapt to your team's needs and business evolution.</w:t>
      </w:r>
    </w:p>
    <w:p w:rsidR="00000000" w:rsidDel="00000000" w:rsidP="00000000" w:rsidRDefault="00000000" w:rsidRPr="00000000" w14:paraId="00000355">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56">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Personally, I found that a little attention to organizational structure – who reports to who, about what, and how often – gave me hours of my time back all week. </w:t>
      </w:r>
    </w:p>
    <w:p w:rsidR="00000000" w:rsidDel="00000000" w:rsidP="00000000" w:rsidRDefault="00000000" w:rsidRPr="00000000" w14:paraId="00000357">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58">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How have you improved your organization’s inner workings? Let me know in the comments below! </w:t>
      </w:r>
    </w:p>
    <w:p w:rsidR="00000000" w:rsidDel="00000000" w:rsidP="00000000" w:rsidRDefault="00000000" w:rsidRPr="00000000" w14:paraId="00000359">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5A">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5B">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5C">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5D">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5E">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5F">
      <w:pPr>
        <w:pStyle w:val="Heading3"/>
        <w:pBdr>
          <w:top w:color="e5e7eb" w:space="0" w:sz="0" w:val="none"/>
          <w:left w:color="e5e7eb" w:space="0" w:sz="0" w:val="none"/>
          <w:bottom w:color="e5e7eb" w:space="0" w:sz="0" w:val="none"/>
          <w:right w:color="e5e7eb" w:space="0" w:sz="0" w:val="none"/>
          <w:between w:color="e5e7eb" w:space="0" w:sz="0" w:val="none"/>
        </w:pBdr>
        <w:shd w:fill="ffffff" w:val="clear"/>
        <w:rPr/>
      </w:pPr>
      <w:bookmarkStart w:colFirst="0" w:colLast="0" w:name="_w0jhpxgj1goa" w:id="48"/>
      <w:bookmarkEnd w:id="48"/>
      <w:r w:rsidDel="00000000" w:rsidR="00000000" w:rsidRPr="00000000">
        <w:rPr>
          <w:rtl w:val="0"/>
        </w:rPr>
        <w:t xml:space="preserve">Tech stack </w:t>
      </w:r>
    </w:p>
    <w:p w:rsidR="00000000" w:rsidDel="00000000" w:rsidP="00000000" w:rsidRDefault="00000000" w:rsidRPr="00000000" w14:paraId="00000360">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61">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Choosing Your Startup's Technology Stack - The Digital Foundation for Growth</w:t>
      </w:r>
    </w:p>
    <w:p w:rsidR="00000000" w:rsidDel="00000000" w:rsidP="00000000" w:rsidRDefault="00000000" w:rsidRPr="00000000" w14:paraId="00000362">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63">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You have a killer business idea, motley crew of founders, and jar of hopes and dreams. But now comes the part some find intimidating - choosing the right technology tools and setup for your startup. </w:t>
      </w:r>
    </w:p>
    <w:p w:rsidR="00000000" w:rsidDel="00000000" w:rsidP="00000000" w:rsidRDefault="00000000" w:rsidRPr="00000000" w14:paraId="00000364">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65">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This stage seems tedious compared to fantasizing about billion-dollar valuations and unicorn status.</w:t>
      </w:r>
    </w:p>
    <w:p w:rsidR="00000000" w:rsidDel="00000000" w:rsidP="00000000" w:rsidRDefault="00000000" w:rsidRPr="00000000" w14:paraId="00000366">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67">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But designing your technology architecture is like constructing the digital foundation on which your empire will be built brick by digital brick (fellow geeks, can I get an amen?).</w:t>
      </w:r>
    </w:p>
    <w:p w:rsidR="00000000" w:rsidDel="00000000" w:rsidP="00000000" w:rsidRDefault="00000000" w:rsidRPr="00000000" w14:paraId="00000368">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69">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Your tech stack - comprised of software, services, apps, and more - will run everything from operations and communications to sales and accounting. These are the lifeblood tools your team will rely on daily to get stuff done.</w:t>
      </w:r>
    </w:p>
    <w:p w:rsidR="00000000" w:rsidDel="00000000" w:rsidP="00000000" w:rsidRDefault="00000000" w:rsidRPr="00000000" w14:paraId="0000036A">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6B">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Now comes the fun part of reviewing dozens of options for each component, from project management software and email services, to CRM and analytics tools. For each category, weigh benefits, costs, and security. Pilot front-runners with teams to get feedback.</w:t>
      </w:r>
    </w:p>
    <w:p w:rsidR="00000000" w:rsidDel="00000000" w:rsidP="00000000" w:rsidRDefault="00000000" w:rsidRPr="00000000" w14:paraId="0000036C">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6D">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Don't view this as restricting innovation by locking you into vendors. The best platforms offer APIs and flexibility to integrate new apps as you scale. Think long-term on how to avoid patching up short-term tech decisions that leave you hamstrung down the road.</w:t>
      </w:r>
    </w:p>
    <w:p w:rsidR="00000000" w:rsidDel="00000000" w:rsidP="00000000" w:rsidRDefault="00000000" w:rsidRPr="00000000" w14:paraId="0000036E">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6F">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The right unified technology environment will boost productivity, seamlessly connect data and workflows, and provide the reporting visibility needed to gain insights and make informed decisions. Now who's excited to start reviewing options for an email spam filter? (I crack myself up)</w:t>
      </w:r>
    </w:p>
    <w:p w:rsidR="00000000" w:rsidDel="00000000" w:rsidP="00000000" w:rsidRDefault="00000000" w:rsidRPr="00000000" w14:paraId="00000370">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71">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72">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73">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74">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75">
      <w:pPr>
        <w:pStyle w:val="Heading4"/>
        <w:pBdr>
          <w:top w:color="e5e7eb" w:space="0" w:sz="0" w:val="none"/>
          <w:left w:color="e5e7eb" w:space="0" w:sz="0" w:val="none"/>
          <w:bottom w:color="e5e7eb" w:space="0" w:sz="0" w:val="none"/>
          <w:right w:color="e5e7eb" w:space="0" w:sz="0" w:val="none"/>
          <w:between w:color="e5e7eb" w:space="0" w:sz="0" w:val="none"/>
        </w:pBdr>
        <w:shd w:fill="ffffff" w:val="clear"/>
        <w:rPr/>
      </w:pPr>
      <w:bookmarkStart w:colFirst="0" w:colLast="0" w:name="_1fmi9n4qb8om" w:id="49"/>
      <w:bookmarkEnd w:id="49"/>
      <w:hyperlink w:anchor="_1fmi9n4qb8om">
        <w:r w:rsidDel="00000000" w:rsidR="00000000" w:rsidRPr="00000000">
          <w:rPr>
            <w:color w:val="1155cc"/>
            <w:u w:val="single"/>
            <w:rtl w:val="0"/>
          </w:rPr>
          <w:t xml:space="preserve">Final version (tech stack) </w:t>
        </w:r>
      </w:hyperlink>
      <w:hyperlink w:anchor="_1fmi9n4qb8om">
        <w:r w:rsidDel="00000000" w:rsidR="00000000" w:rsidRPr="00000000">
          <w:rPr>
            <w:color w:val="1155cc"/>
            <w:u w:val="single"/>
            <w:shd w:fill="fafafa" w:val="clear"/>
            <w:rtl w:val="0"/>
          </w:rPr>
          <w:t xml:space="preserve">✅</w:t>
        </w:r>
      </w:hyperlink>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rFonts w:ascii="Roboto" w:cs="Roboto" w:eastAsia="Roboto" w:hAnsi="Roboto"/>
          <w:color w:val="1c1917"/>
          <w:highlight w:val="white"/>
        </w:rPr>
      </w:pPr>
      <w:r w:rsidDel="00000000" w:rsidR="00000000" w:rsidRPr="00000000">
        <w:rPr>
          <w:rFonts w:ascii="Roboto" w:cs="Roboto" w:eastAsia="Roboto" w:hAnsi="Roboto"/>
          <w:color w:val="1c1917"/>
          <w:highlight w:val="white"/>
          <w:rtl w:val="0"/>
        </w:rPr>
        <w:t xml:space="preserve">💻Is your tech stack setting you up for success? Or is it simply causing headaches? </w:t>
      </w:r>
    </w:p>
    <w:p w:rsidR="00000000" w:rsidDel="00000000" w:rsidP="00000000" w:rsidRDefault="00000000" w:rsidRPr="00000000" w14:paraId="00000378">
      <w:pPr>
        <w:rPr>
          <w:rFonts w:ascii="Roboto" w:cs="Roboto" w:eastAsia="Roboto" w:hAnsi="Roboto"/>
          <w:color w:val="1c1917"/>
          <w:highlight w:val="white"/>
        </w:rPr>
      </w:pPr>
      <w:r w:rsidDel="00000000" w:rsidR="00000000" w:rsidRPr="00000000">
        <w:rPr>
          <w:rtl w:val="0"/>
        </w:rPr>
      </w:r>
    </w:p>
    <w:p w:rsidR="00000000" w:rsidDel="00000000" w:rsidP="00000000" w:rsidRDefault="00000000" w:rsidRPr="00000000" w14:paraId="00000379">
      <w:pPr>
        <w:rPr>
          <w:rFonts w:ascii="Roboto" w:cs="Roboto" w:eastAsia="Roboto" w:hAnsi="Roboto"/>
          <w:color w:val="1c1917"/>
          <w:highlight w:val="white"/>
        </w:rPr>
      </w:pPr>
      <w:r w:rsidDel="00000000" w:rsidR="00000000" w:rsidRPr="00000000">
        <w:rPr>
          <w:rFonts w:ascii="Roboto" w:cs="Roboto" w:eastAsia="Roboto" w:hAnsi="Roboto"/>
          <w:color w:val="1c1917"/>
          <w:highlight w:val="white"/>
          <w:rtl w:val="0"/>
        </w:rPr>
        <w:t xml:space="preserve">You’ve got your killer idea, scrappy founding team, and dreams of unicorn-dom. But now comes an unglamorous step: choosing your startup's technology stack.</w:t>
      </w:r>
    </w:p>
    <w:p w:rsidR="00000000" w:rsidDel="00000000" w:rsidP="00000000" w:rsidRDefault="00000000" w:rsidRPr="00000000" w14:paraId="0000037A">
      <w:pPr>
        <w:rPr>
          <w:rFonts w:ascii="Roboto" w:cs="Roboto" w:eastAsia="Roboto" w:hAnsi="Roboto"/>
          <w:color w:val="1c1917"/>
          <w:highlight w:val="white"/>
        </w:rPr>
      </w:pPr>
      <w:r w:rsidDel="00000000" w:rsidR="00000000" w:rsidRPr="00000000">
        <w:rPr>
          <w:rtl w:val="0"/>
        </w:rPr>
      </w:r>
    </w:p>
    <w:p w:rsidR="00000000" w:rsidDel="00000000" w:rsidP="00000000" w:rsidRDefault="00000000" w:rsidRPr="00000000" w14:paraId="0000037B">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highlight w:val="white"/>
        </w:rPr>
      </w:pPr>
      <w:r w:rsidDel="00000000" w:rsidR="00000000" w:rsidRPr="00000000">
        <w:rPr>
          <w:rFonts w:ascii="Roboto" w:cs="Roboto" w:eastAsia="Roboto" w:hAnsi="Roboto"/>
          <w:color w:val="1c1917"/>
          <w:rtl w:val="0"/>
        </w:rPr>
        <w:t xml:space="preserve">Building Your Startup's Tech Stack: A Practical Guide ⚙️</w:t>
      </w:r>
      <w:r w:rsidDel="00000000" w:rsidR="00000000" w:rsidRPr="00000000">
        <w:rPr>
          <w:rFonts w:ascii="Roboto" w:cs="Roboto" w:eastAsia="Roboto" w:hAnsi="Roboto"/>
          <w:color w:val="1c1917"/>
          <w:highlight w:val="white"/>
          <w:rtl w:val="0"/>
        </w:rPr>
        <w:br w:type="textWrapping"/>
      </w:r>
    </w:p>
    <w:p w:rsidR="00000000" w:rsidDel="00000000" w:rsidP="00000000" w:rsidRDefault="00000000" w:rsidRPr="00000000" w14:paraId="0000037C">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Choosing your startup's technology toolkit may seem tedious, but it lays the digital foundation for success. Here are some tips to help you make the right choices:</w:t>
      </w:r>
    </w:p>
    <w:p w:rsidR="00000000" w:rsidDel="00000000" w:rsidP="00000000" w:rsidRDefault="00000000" w:rsidRPr="00000000" w14:paraId="0000037D">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7E">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 Prioritize security - 76% of startups experience a cyberattack. Select vendors with robust measures like encryption and 2FA.</w:t>
      </w:r>
    </w:p>
    <w:p w:rsidR="00000000" w:rsidDel="00000000" w:rsidP="00000000" w:rsidRDefault="00000000" w:rsidRPr="00000000" w14:paraId="0000037F">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80">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 Favor integrations - Apps that seamlessly share data boost productivity. See how HubSpot's CRM integrates with Slack and Gmail.</w:t>
      </w:r>
    </w:p>
    <w:p w:rsidR="00000000" w:rsidDel="00000000" w:rsidP="00000000" w:rsidRDefault="00000000" w:rsidRPr="00000000" w14:paraId="00000381">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82">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 Start with free plans - Minimize costs in early stages. Upgrade as usage and needs increase.</w:t>
      </w:r>
    </w:p>
    <w:p w:rsidR="00000000" w:rsidDel="00000000" w:rsidP="00000000" w:rsidRDefault="00000000" w:rsidRPr="00000000" w14:paraId="00000383">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84">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 Evaluate scalability - Ensure tools can handle 10x or 100x more data and traffic as you grow.</w:t>
      </w:r>
    </w:p>
    <w:p w:rsidR="00000000" w:rsidDel="00000000" w:rsidP="00000000" w:rsidRDefault="00000000" w:rsidRPr="00000000" w14:paraId="00000385">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86">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 Involve teams - Have users pilot top choices to get feedback. This buy-in smooths adoption.</w:t>
      </w:r>
    </w:p>
    <w:p w:rsidR="00000000" w:rsidDel="00000000" w:rsidP="00000000" w:rsidRDefault="00000000" w:rsidRPr="00000000" w14:paraId="00000387">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88">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 Consider future-proofing - Shopify's API lets merchants integrate new apps over time.</w:t>
      </w:r>
    </w:p>
    <w:p w:rsidR="00000000" w:rsidDel="00000000" w:rsidP="00000000" w:rsidRDefault="00000000" w:rsidRPr="00000000" w14:paraId="00000389">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8A">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Make careful choices after thorough research and input from your users – the teams who will rely on these tools daily! </w:t>
      </w:r>
    </w:p>
    <w:p w:rsidR="00000000" w:rsidDel="00000000" w:rsidP="00000000" w:rsidRDefault="00000000" w:rsidRPr="00000000" w14:paraId="0000038B">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8C">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Case Study: We switched from Trello to monday.com to take advantage its broad range of features and easy to build automations – it’s saved us a heap of time. Before choosing, our team vetter many solutions together to find the right fit for all our needs. </w:t>
      </w:r>
    </w:p>
    <w:p w:rsidR="00000000" w:rsidDel="00000000" w:rsidP="00000000" w:rsidRDefault="00000000" w:rsidRPr="00000000" w14:paraId="0000038D">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8E">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What’s your current tech stack? Do you like it? Or do you feel like it’s holding you back? </w:t>
      </w:r>
    </w:p>
    <w:p w:rsidR="00000000" w:rsidDel="00000000" w:rsidP="00000000" w:rsidRDefault="00000000" w:rsidRPr="00000000" w14:paraId="0000038F">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90">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91">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92">
      <w:pPr>
        <w:pStyle w:val="Heading3"/>
        <w:pBdr>
          <w:top w:color="e5e7eb" w:space="0" w:sz="0" w:val="none"/>
          <w:left w:color="e5e7eb" w:space="0" w:sz="0" w:val="none"/>
          <w:bottom w:color="e5e7eb" w:space="0" w:sz="0" w:val="none"/>
          <w:right w:color="e5e7eb" w:space="0" w:sz="0" w:val="none"/>
          <w:between w:color="e5e7eb" w:space="0" w:sz="0" w:val="none"/>
        </w:pBdr>
        <w:shd w:fill="ffffff" w:val="clear"/>
        <w:rPr/>
      </w:pPr>
      <w:bookmarkStart w:colFirst="0" w:colLast="0" w:name="_h1ejdfsnjwyv" w:id="50"/>
      <w:bookmarkEnd w:id="50"/>
      <w:r w:rsidDel="00000000" w:rsidR="00000000" w:rsidRPr="00000000">
        <w:rPr>
          <w:rtl w:val="0"/>
        </w:rPr>
        <w:t xml:space="preserve">Vesting schedule </w:t>
      </w:r>
    </w:p>
    <w:p w:rsidR="00000000" w:rsidDel="00000000" w:rsidP="00000000" w:rsidRDefault="00000000" w:rsidRPr="00000000" w14:paraId="00000393">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br w:type="textWrapping"/>
        <w:t xml:space="preserve">Configuring Startup Equity Compensation - Incentivizing Talent </w:t>
      </w:r>
    </w:p>
    <w:p w:rsidR="00000000" w:rsidDel="00000000" w:rsidP="00000000" w:rsidRDefault="00000000" w:rsidRPr="00000000" w14:paraId="00000394">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95">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You're ready to recruit star talent to your startup, but can't afford six-figure salaries yet. No sweat, you've got a hot new company and vision to rally people around! But making the job offers isn't so easy because you may need the right equity incentives to attract top people away from cushy big company gigs.</w:t>
      </w:r>
    </w:p>
    <w:p w:rsidR="00000000" w:rsidDel="00000000" w:rsidP="00000000" w:rsidRDefault="00000000" w:rsidRPr="00000000" w14:paraId="00000396">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97">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Here comes perhaps the most complex element of the pre-launch phase - designing your equity compensation structure. </w:t>
      </w:r>
    </w:p>
    <w:p w:rsidR="00000000" w:rsidDel="00000000" w:rsidP="00000000" w:rsidRDefault="00000000" w:rsidRPr="00000000" w14:paraId="00000398">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99">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This includes granting stock options or restricted stock units, and determining the vesting schedule. You’ll dazzle candidates when you explain the nuances between cliff versus milestone vesting.</w:t>
      </w:r>
    </w:p>
    <w:p w:rsidR="00000000" w:rsidDel="00000000" w:rsidP="00000000" w:rsidRDefault="00000000" w:rsidRPr="00000000" w14:paraId="0000039A">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9B">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First, research typical benchmarks by role and seniority level across your industry. Map out ownership percentages based on expected hires over the next 18 months. You want to incentivize your rockstars while retaining enough equity to control the company’s direction.</w:t>
      </w:r>
    </w:p>
    <w:p w:rsidR="00000000" w:rsidDel="00000000" w:rsidP="00000000" w:rsidRDefault="00000000" w:rsidRPr="00000000" w14:paraId="0000039C">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9D">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Align vesting terms to balance motivation and retention. Longer cliffs ensure commitment but delay payouts. Milestone-based vesting rewards performance increments. Make grants competitive but include continued vesting provisions so your superstars stick around.</w:t>
      </w:r>
    </w:p>
    <w:p w:rsidR="00000000" w:rsidDel="00000000" w:rsidP="00000000" w:rsidRDefault="00000000" w:rsidRPr="00000000" w14:paraId="0000039E">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9F">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While handing out stock options feels sexy, the details are decidedly unsexy. But a solid equity incentive plan will help you recruit the A-team. Those passionate all-nighters will feel even more worthwhile when shares vest!</w:t>
      </w:r>
    </w:p>
    <w:p w:rsidR="00000000" w:rsidDel="00000000" w:rsidP="00000000" w:rsidRDefault="00000000" w:rsidRPr="00000000" w14:paraId="000003A0">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A1">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A2">
      <w:pPr>
        <w:pStyle w:val="Heading4"/>
        <w:pBdr>
          <w:top w:color="e5e7eb" w:space="0" w:sz="0" w:val="none"/>
          <w:left w:color="e5e7eb" w:space="0" w:sz="0" w:val="none"/>
          <w:bottom w:color="e5e7eb" w:space="0" w:sz="0" w:val="none"/>
          <w:right w:color="e5e7eb" w:space="0" w:sz="0" w:val="none"/>
          <w:between w:color="e5e7eb" w:space="0" w:sz="0" w:val="none"/>
        </w:pBdr>
        <w:shd w:fill="ffffff" w:val="clear"/>
        <w:rPr>
          <w:color w:val="44403c"/>
          <w:shd w:fill="fafafa" w:val="clear"/>
        </w:rPr>
      </w:pPr>
      <w:bookmarkStart w:colFirst="0" w:colLast="0" w:name="_slgc4o55p0fm" w:id="51"/>
      <w:bookmarkEnd w:id="51"/>
      <w:commentRangeStart w:id="6"/>
      <w:hyperlink w:anchor="_slgc4o55p0fm">
        <w:r w:rsidDel="00000000" w:rsidR="00000000" w:rsidRPr="00000000">
          <w:rPr>
            <w:color w:val="1155cc"/>
            <w:u w:val="single"/>
            <w:rtl w:val="0"/>
          </w:rPr>
          <w:t xml:space="preserve">Final version (vesting schedule) </w:t>
        </w:r>
      </w:hyperlink>
      <w:hyperlink w:anchor="_slgc4o55p0fm">
        <w:r w:rsidDel="00000000" w:rsidR="00000000" w:rsidRPr="00000000">
          <w:rPr>
            <w:color w:val="1155cc"/>
            <w:u w:val="single"/>
            <w:shd w:fill="fafafa" w:val="clear"/>
            <w:rtl w:val="0"/>
          </w:rPr>
          <w:t xml:space="preserve">✅</w:t>
        </w:r>
      </w:hyperlink>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color w:val="ff0000"/>
        </w:rPr>
      </w:pPr>
      <w:r w:rsidDel="00000000" w:rsidR="00000000" w:rsidRPr="00000000">
        <w:rPr>
          <w:i w:val="1"/>
          <w:iCs w:val="1"/>
          <w:color w:val="ff0000"/>
          <w:rtl w:val="0"/>
        </w:rPr>
        <w:t xml:space="preserve">Let me know if you want to mention any Magdalena Reith specifics, I have highlighted a section in RED.</w:t>
      </w:r>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3A5">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A6">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Securing Top Talent with Startup Equity Compensation 💰</w:t>
      </w:r>
    </w:p>
    <w:p w:rsidR="00000000" w:rsidDel="00000000" w:rsidP="00000000" w:rsidRDefault="00000000" w:rsidRPr="00000000" w14:paraId="000003A7">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A8">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You've got a hot new startup and a vision to rally people around, but you can't afford six-figure salaries yet. To attract top talent, you'll need the right equity incentives. But designing your equity compensation structure can be complex. 🤔</w:t>
      </w:r>
    </w:p>
    <w:p w:rsidR="00000000" w:rsidDel="00000000" w:rsidP="00000000" w:rsidRDefault="00000000" w:rsidRPr="00000000" w14:paraId="000003A9">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AA">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Here are some practical tips to help you configure your startup's equity compensation plan:</w:t>
      </w:r>
    </w:p>
    <w:p w:rsidR="00000000" w:rsidDel="00000000" w:rsidP="00000000" w:rsidRDefault="00000000" w:rsidRPr="00000000" w14:paraId="000003AB">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AC">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 Research industry benchmarks: </w:t>
      </w:r>
    </w:p>
    <w:p w:rsidR="00000000" w:rsidDel="00000000" w:rsidP="00000000" w:rsidRDefault="00000000" w:rsidRPr="00000000" w14:paraId="000003AD">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AE">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Start by researching typical equity compensation benchmarks by role and seniority level across your industry. This will help you determine the appropriate ownership percentages based on expected hires over the next 18 months.</w:t>
      </w:r>
    </w:p>
    <w:p w:rsidR="00000000" w:rsidDel="00000000" w:rsidP="00000000" w:rsidRDefault="00000000" w:rsidRPr="00000000" w14:paraId="000003AF">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B0">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 Align vesting terms: </w:t>
      </w:r>
    </w:p>
    <w:p w:rsidR="00000000" w:rsidDel="00000000" w:rsidP="00000000" w:rsidRDefault="00000000" w:rsidRPr="00000000" w14:paraId="000003B1">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B2">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Balance motivation and retention by aligning vesting terms with performance increments. Longer cliffs ensure commitment but delay payouts, while milestone-based vesting rewards performance milestones.</w:t>
      </w:r>
    </w:p>
    <w:p w:rsidR="00000000" w:rsidDel="00000000" w:rsidP="00000000" w:rsidRDefault="00000000" w:rsidRPr="00000000" w14:paraId="000003B3">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B4">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 Offer competitive grants: </w:t>
      </w:r>
    </w:p>
    <w:p w:rsidR="00000000" w:rsidDel="00000000" w:rsidP="00000000" w:rsidRDefault="00000000" w:rsidRPr="00000000" w14:paraId="000003B5">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B6">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Make sure your equity grants are competitive but include continued vesting provisions to ensure your superstars stick around. You want to incentivize your rockstars while retaining enough equity to control the company's direction.</w:t>
      </w:r>
    </w:p>
    <w:p w:rsidR="00000000" w:rsidDel="00000000" w:rsidP="00000000" w:rsidRDefault="00000000" w:rsidRPr="00000000" w14:paraId="000003B7">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B8">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 Calculate ownership percentages: </w:t>
      </w:r>
    </w:p>
    <w:p w:rsidR="00000000" w:rsidDel="00000000" w:rsidP="00000000" w:rsidRDefault="00000000" w:rsidRPr="00000000" w14:paraId="000003B9">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BA">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Map out ownership percentages based on expected hires over the next 18 months. This will help you determine the appropriate number of shares to grant and the vesting schedule.</w:t>
      </w:r>
    </w:p>
    <w:p w:rsidR="00000000" w:rsidDel="00000000" w:rsidP="00000000" w:rsidRDefault="00000000" w:rsidRPr="00000000" w14:paraId="000003BB">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BC">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 Share your experiences: </w:t>
      </w:r>
    </w:p>
    <w:p w:rsidR="00000000" w:rsidDel="00000000" w:rsidP="00000000" w:rsidRDefault="00000000" w:rsidRPr="00000000" w14:paraId="000003BD">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BE">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How have you configured your startup's equity compensation plan? What challenges have you faced? Share your experiences and tips in the comments below! 💬</w:t>
      </w:r>
    </w:p>
    <w:p w:rsidR="00000000" w:rsidDel="00000000" w:rsidP="00000000" w:rsidRDefault="00000000" w:rsidRPr="00000000" w14:paraId="000003BF">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C0">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ff0000"/>
        </w:rPr>
      </w:pPr>
      <w:r w:rsidDel="00000000" w:rsidR="00000000" w:rsidRPr="00000000">
        <w:rPr>
          <w:rFonts w:ascii="Roboto" w:cs="Roboto" w:eastAsia="Roboto" w:hAnsi="Roboto"/>
          <w:color w:val="ff0000"/>
          <w:rtl w:val="0"/>
        </w:rPr>
        <w:t xml:space="preserve">Case Study: We granted stock options with a four-year cliff and milestone-based vesting to incentivize our key hires. This approach has helped us attract and retain top talent while retaining control of our company's direction 💪</w:t>
      </w:r>
    </w:p>
    <w:p w:rsidR="00000000" w:rsidDel="00000000" w:rsidP="00000000" w:rsidRDefault="00000000" w:rsidRPr="00000000" w14:paraId="000003C1">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C2">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Have you considered equity compensation? What changes would you make to your startup's equity compensation plan to attract and retain top talent? Let me know in the comments below! </w:t>
      </w:r>
    </w:p>
    <w:p w:rsidR="00000000" w:rsidDel="00000000" w:rsidP="00000000" w:rsidRDefault="00000000" w:rsidRPr="00000000" w14:paraId="000003C3">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C4">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C5">
      <w:pPr>
        <w:pStyle w:val="Heading3"/>
        <w:pBdr>
          <w:top w:color="e5e7eb" w:space="0" w:sz="0" w:val="none"/>
          <w:left w:color="e5e7eb" w:space="0" w:sz="0" w:val="none"/>
          <w:bottom w:color="e5e7eb" w:space="0" w:sz="0" w:val="none"/>
          <w:right w:color="e5e7eb" w:space="0" w:sz="0" w:val="none"/>
          <w:between w:color="e5e7eb" w:space="0" w:sz="0" w:val="none"/>
        </w:pBdr>
        <w:shd w:fill="ffffff" w:val="clear"/>
        <w:rPr/>
      </w:pPr>
      <w:bookmarkStart w:colFirst="0" w:colLast="0" w:name="_ihcygebwfj60" w:id="52"/>
      <w:bookmarkEnd w:id="52"/>
      <w:r w:rsidDel="00000000" w:rsidR="00000000" w:rsidRPr="00000000">
        <w:rPr>
          <w:rtl w:val="0"/>
        </w:rPr>
        <w:t xml:space="preserve">Market, product, and pricing </w:t>
      </w:r>
    </w:p>
    <w:p w:rsidR="00000000" w:rsidDel="00000000" w:rsidP="00000000" w:rsidRDefault="00000000" w:rsidRPr="00000000" w14:paraId="000003C6">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C7">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Defining Your Target Market - Avoiding the "Build It and They Will Come" Fantasy</w:t>
      </w:r>
    </w:p>
    <w:p w:rsidR="00000000" w:rsidDel="00000000" w:rsidP="00000000" w:rsidRDefault="00000000" w:rsidRPr="00000000" w14:paraId="000003C8">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C9">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You have a world-changing product idea.  Now you're anxious to start development, get it to market FAST, and literally overnight become the most viral sensation since fidget spinners.</w:t>
      </w:r>
    </w:p>
    <w:p w:rsidR="00000000" w:rsidDel="00000000" w:rsidP="00000000" w:rsidRDefault="00000000" w:rsidRPr="00000000" w14:paraId="000003CA">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But first - who exactly are you building this for?</w:t>
      </w:r>
    </w:p>
    <w:p w:rsidR="00000000" w:rsidDel="00000000" w:rsidP="00000000" w:rsidRDefault="00000000" w:rsidRPr="00000000" w14:paraId="000003CB">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CC">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You need to specify your target customer segment before finalizing your MVP feature set. </w:t>
      </w:r>
    </w:p>
    <w:p w:rsidR="00000000" w:rsidDel="00000000" w:rsidP="00000000" w:rsidRDefault="00000000" w:rsidRPr="00000000" w14:paraId="000003CD">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CE">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I know, I know, you want the product to delight EVERY potential user. But that shotgun approach risks building an aimless Frankenstein.</w:t>
      </w:r>
    </w:p>
    <w:p w:rsidR="00000000" w:rsidDel="00000000" w:rsidP="00000000" w:rsidRDefault="00000000" w:rsidRPr="00000000" w14:paraId="000003CF">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D0">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Start by researching the overall market landscape and buyer demographics. </w:t>
      </w:r>
    </w:p>
    <w:p w:rsidR="00000000" w:rsidDel="00000000" w:rsidP="00000000" w:rsidRDefault="00000000" w:rsidRPr="00000000" w14:paraId="000003D1">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D2">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Get specific - location, age brackets, gender, income levels. Identify groups with common needs or values your product solves for. Develop representative buyer personas with details like bio, challenges, and goals.</w:t>
      </w:r>
    </w:p>
    <w:p w:rsidR="00000000" w:rsidDel="00000000" w:rsidP="00000000" w:rsidRDefault="00000000" w:rsidRPr="00000000" w14:paraId="000003D3">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D4">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This insight ensures you build the right set of features tailored to your audience. Avoid creeping scope expansion trying to please everyone. That diffuses the product's purpose and ensures no one is fully satisfied.</w:t>
      </w:r>
    </w:p>
    <w:p w:rsidR="00000000" w:rsidDel="00000000" w:rsidP="00000000" w:rsidRDefault="00000000" w:rsidRPr="00000000" w14:paraId="000003D5">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D6">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Yes, you’ll expand the customer base over time. But by zeroing in on a target segment first, your product resonates right out the gate. Do the homework to intimately understand the "who" so you can deliver a focused experience that delights. The viral sensation dream will follow!</w:t>
      </w:r>
    </w:p>
    <w:p w:rsidR="00000000" w:rsidDel="00000000" w:rsidP="00000000" w:rsidRDefault="00000000" w:rsidRPr="00000000" w14:paraId="000003D7">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D8">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D9">
      <w:pPr>
        <w:pStyle w:val="Heading4"/>
        <w:pBdr>
          <w:top w:color="e5e7eb" w:space="0" w:sz="0" w:val="none"/>
          <w:left w:color="e5e7eb" w:space="0" w:sz="0" w:val="none"/>
          <w:bottom w:color="e5e7eb" w:space="0" w:sz="0" w:val="none"/>
          <w:right w:color="e5e7eb" w:space="0" w:sz="0" w:val="none"/>
          <w:between w:color="e5e7eb" w:space="0" w:sz="0" w:val="none"/>
        </w:pBdr>
        <w:shd w:fill="ffffff" w:val="clear"/>
        <w:rPr/>
      </w:pPr>
      <w:bookmarkStart w:colFirst="0" w:colLast="0" w:name="_hg9nqhp4ja0" w:id="53"/>
      <w:bookmarkEnd w:id="53"/>
      <w:hyperlink w:anchor="_hg9nqhp4ja0">
        <w:r w:rsidDel="00000000" w:rsidR="00000000" w:rsidRPr="00000000">
          <w:rPr>
            <w:color w:val="1155cc"/>
            <w:u w:val="single"/>
            <w:rtl w:val="0"/>
          </w:rPr>
          <w:t xml:space="preserve">Final version (target market)  </w:t>
        </w:r>
      </w:hyperlink>
      <w:hyperlink w:anchor="_hg9nqhp4ja0">
        <w:r w:rsidDel="00000000" w:rsidR="00000000" w:rsidRPr="00000000">
          <w:rPr>
            <w:color w:val="1155cc"/>
            <w:u w:val="single"/>
            <w:shd w:fill="fafafa" w:val="clear"/>
            <w:rtl w:val="0"/>
          </w:rPr>
          <w:t xml:space="preserve">✅</w:t>
        </w:r>
      </w:hyperlink>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  Defining Your Target Market: Avoiding the "Build it and they will come" fantasy… </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You have a world-changing product idea, and you're eager to start development and get it to market fast. </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But before you do, let's take a step back and ask a crucial question: who exactly are we building this for? 🤔</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It's easy to fall into the trap of wanting to delight every potential user, but that approach can lead to an aimless Frankenstein of a product. </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Instead, focus on defining your target customer segment before finalizing our MVP feature set. </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Here are some actionable tips to help you avoid the "build it and they will come" fantasy:</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Fonts w:ascii="Andika" w:cs="Andika" w:eastAsia="Andika" w:hAnsi="Andika"/>
          <w:rtl w:val="0"/>
        </w:rPr>
        <w:t xml:space="preserve">1️⃣ Research the market landscape: Start by understanding the overall market landscape and buyer demographics. Identify your target audience's location, age brackets, gender, income levels, and any other relevant factors.</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Fonts w:ascii="Andika" w:cs="Andika" w:eastAsia="Andika" w:hAnsi="Andika"/>
          <w:rtl w:val="0"/>
        </w:rPr>
        <w:t xml:space="preserve">2️⃣ Create buyer personas: Develop representative buyer personas with details like bio, challenges, and goals. This will help you understand their needs and values and tailor your product to solve their problems.</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Fonts w:ascii="Andika" w:cs="Andika" w:eastAsia="Andika" w:hAnsi="Andika"/>
          <w:rtl w:val="0"/>
        </w:rPr>
        <w:t xml:space="preserve">3️⃣ Get specific: Avoid trying to please everyone. Instead, zero in on a target segment and focus on delivering a focused experience that delights them.</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Fonts w:ascii="Andika" w:cs="Andika" w:eastAsia="Andika" w:hAnsi="Andika"/>
          <w:rtl w:val="0"/>
        </w:rPr>
        <w:t xml:space="preserve">4️⃣ Validate your assumptions: Test your assumptions with potential customers through surveys, interviews, or focus groups. This will help you validate your ideas and ensure you're building a product that resonates with your target audience.</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Fonts w:ascii="Andika" w:cs="Andika" w:eastAsia="Andika" w:hAnsi="Andika"/>
          <w:rtl w:val="0"/>
        </w:rPr>
        <w:t xml:space="preserve">5️⃣ Be flexible: Remember that your target market may evolve over time. Be prepared to adapt and expand your customer base as your product grows. </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By following these tips, you'll be able to define your target market and build a product that truly delights them. And when you do, the viral sensation dream will follow! </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Now I'd love to hear from you! What are some tips that have helped you define your target market? Share your experiences in the comments below! 💬</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F8">
      <w:pPr>
        <w:pStyle w:val="Heading3"/>
        <w:pBdr>
          <w:top w:color="e5e7eb" w:space="0" w:sz="0" w:val="none"/>
          <w:left w:color="e5e7eb" w:space="0" w:sz="0" w:val="none"/>
          <w:bottom w:color="e5e7eb" w:space="0" w:sz="0" w:val="none"/>
          <w:right w:color="e5e7eb" w:space="0" w:sz="0" w:val="none"/>
          <w:between w:color="e5e7eb" w:space="0" w:sz="0" w:val="none"/>
        </w:pBdr>
        <w:shd w:fill="ffffff" w:val="clear"/>
        <w:rPr/>
      </w:pPr>
      <w:bookmarkStart w:colFirst="0" w:colLast="0" w:name="_99d0f6ppe5ev" w:id="54"/>
      <w:bookmarkEnd w:id="54"/>
      <w:r w:rsidDel="00000000" w:rsidR="00000000" w:rsidRPr="00000000">
        <w:rPr>
          <w:rtl w:val="0"/>
        </w:rPr>
        <w:t xml:space="preserve">Protecting your IP – Legal Structure </w:t>
      </w:r>
    </w:p>
    <w:p w:rsidR="00000000" w:rsidDel="00000000" w:rsidP="00000000" w:rsidRDefault="00000000" w:rsidRPr="00000000" w14:paraId="000003F9">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FA">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Shielding Your Startup's IP - Protecting Your Hot Ideas</w:t>
      </w:r>
    </w:p>
    <w:p w:rsidR="00000000" w:rsidDel="00000000" w:rsidP="00000000" w:rsidRDefault="00000000" w:rsidRPr="00000000" w14:paraId="000003FB">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FC">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You've discovered the most disruptive startup idea ever. You'll patented it, right? Not so fast. First understand the nuances of intellectual property protection at this stage.</w:t>
      </w:r>
    </w:p>
    <w:p w:rsidR="00000000" w:rsidDel="00000000" w:rsidP="00000000" w:rsidRDefault="00000000" w:rsidRPr="00000000" w14:paraId="000003FD">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3FE">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Non-disclosure agreements ensure confidentiality when pitching ideas or partnering. Provisional patents provide 12 months to file the full patent later on. Register copyrights on content, code and designs.</w:t>
      </w:r>
    </w:p>
    <w:p w:rsidR="00000000" w:rsidDel="00000000" w:rsidP="00000000" w:rsidRDefault="00000000" w:rsidRPr="00000000" w14:paraId="000003FF">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00">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But don't go crazy yet with resources spent on IP - your idea will likely morph over time anyway. Instead focus protection on truly proprietary elements and big innovations. You can't patent or protect every minor app feature or piece of code. Build an evolving IP strategy.</w:t>
      </w:r>
    </w:p>
    <w:p w:rsidR="00000000" w:rsidDel="00000000" w:rsidP="00000000" w:rsidRDefault="00000000" w:rsidRPr="00000000" w14:paraId="00000401">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02">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Also be smart with early team and advisor agreements. Include IP assignment and non-compete clauses so critical know-how stays with the company. Down the road, you may license IP Spin offs non-core tech for additional revenue streams.</w:t>
      </w:r>
    </w:p>
    <w:p w:rsidR="00000000" w:rsidDel="00000000" w:rsidP="00000000" w:rsidRDefault="00000000" w:rsidRPr="00000000" w14:paraId="00000403">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04">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IP will be a cornerstone of your unicorn startup (or pony startup, don't want to oversell the dreams here). But balance protection with pragmatically shielding your secret sauce while enabling business growth. The power is yours!</w:t>
      </w:r>
    </w:p>
    <w:p w:rsidR="00000000" w:rsidDel="00000000" w:rsidP="00000000" w:rsidRDefault="00000000" w:rsidRPr="00000000" w14:paraId="00000405">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06">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07">
      <w:pPr>
        <w:pStyle w:val="Heading4"/>
        <w:pBdr>
          <w:top w:color="e5e7eb" w:space="0" w:sz="0" w:val="none"/>
          <w:left w:color="e5e7eb" w:space="0" w:sz="0" w:val="none"/>
          <w:bottom w:color="e5e7eb" w:space="0" w:sz="0" w:val="none"/>
          <w:right w:color="e5e7eb" w:space="0" w:sz="0" w:val="none"/>
          <w:between w:color="e5e7eb" w:space="0" w:sz="0" w:val="none"/>
        </w:pBdr>
        <w:shd w:fill="ffffff" w:val="clear"/>
        <w:rPr/>
      </w:pPr>
      <w:bookmarkStart w:colFirst="0" w:colLast="0" w:name="_n8h5b6djbk2" w:id="55"/>
      <w:bookmarkEnd w:id="55"/>
      <w:hyperlink w:anchor="_n8h5b6djbk2">
        <w:r w:rsidDel="00000000" w:rsidR="00000000" w:rsidRPr="00000000">
          <w:rPr>
            <w:color w:val="1155cc"/>
            <w:u w:val="single"/>
            <w:rtl w:val="0"/>
          </w:rPr>
          <w:t xml:space="preserve">Final version (protecting your IP)  </w:t>
        </w:r>
      </w:hyperlink>
      <w:hyperlink w:anchor="_n8h5b6djbk2">
        <w:r w:rsidDel="00000000" w:rsidR="00000000" w:rsidRPr="00000000">
          <w:rPr>
            <w:color w:val="1155cc"/>
            <w:u w:val="single"/>
            <w:shd w:fill="fafafa" w:val="clear"/>
            <w:rtl w:val="0"/>
          </w:rPr>
          <w:t xml:space="preserve">✅</w:t>
        </w:r>
      </w:hyperlink>
      <w:hyperlink w:anchor="_n8h5b6djbk2">
        <w:r w:rsidDel="00000000" w:rsidR="00000000" w:rsidRPr="00000000">
          <w:rPr>
            <w:color w:val="1155cc"/>
            <w:u w:val="single"/>
            <w:rtl w:val="0"/>
          </w:rPr>
          <w:br w:type="textWrapping"/>
          <w:br w:type="textWrapping"/>
        </w:r>
      </w:hyperlink>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Congratulations! You've come up with a revolutionary startup idea that's going to disrupt the market and change the game. </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But have you taken the necessary steps to protect your intellectual property (IP)? 🛡️</w:t>
        <w:br w:type="textWrapping"/>
        <w:br w:type="textWrapping"/>
        <w:t xml:space="preserve">As a startup founder, it's crucial to understand the nuances of IP protection to safeguard your unique ideas and innovations. </w:t>
        <w:br w:type="textWrapping"/>
        <w:br w:type="textWrapping"/>
        <w:t xml:space="preserve">Here are just some of the steps you can take: </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1) Non-Disclosure Agreements (NDAs): </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Before pitching your idea to investors or partnering with other entrepreneurs, it's essential to have them sign a non-disclosure agreement. </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2) Provisional Patents: </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File a provisional patent application for your startup's core technology or innovation. Provisional patents are less expensive and allow you to label your invention as "patent pending."</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3) Register Copyrights: </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Registering copyrights for your content, code, and designs is a straightforward way to protect your IP. This gives you legal ownership and allows you to take legal action against any infringement.</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4) Focus on Proprietary Elements: </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Don't waste resources protecting every minor feature or piece of code. Instead, focus on shielding the truly proprietary elements and significant innovations that set your startup apart. </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5) Early Team and Advisor Agreements: </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When forming your team and bringing on advisors, include IP assignment and non-compete clauses in your agreements. This ensures that critical know-how stays with your company, preventing intellectual property theft.</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6) License IP for Additional Revenue Streams: </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Consider licensing your IP for non-core technologies or spin-offs. This can generate additional revenue streams for your startup while still protecting your core innovations.</w:t>
        <w:br w:type="textWrapping"/>
      </w:r>
    </w:p>
    <w:p w:rsidR="00000000" w:rsidDel="00000000" w:rsidP="00000000" w:rsidRDefault="00000000" w:rsidRPr="00000000" w14:paraId="00000423">
      <w:pPr>
        <w:rPr/>
      </w:pPr>
      <w:r w:rsidDel="00000000" w:rsidR="00000000" w:rsidRPr="00000000">
        <w:rPr>
          <w:rtl w:val="0"/>
        </w:rPr>
        <w:t xml:space="preserve">7) Balance Protection with Business Growth: IP protection is crucial, but it shouldn't hinder your business growth. Find a balance between safeguarding your secret sauce and enabling your startup to expand and adapt to the market.</w:t>
        <w:br w:type="textWrapping"/>
        <w:br w:type="textWrapping"/>
        <w:t xml:space="preserve">By following these actionable tips and strategies, you'll be well on your way to shielding your hot ideas and securing your spot in the market. </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What are your top tips for protecting your startup's IP? Share your experiences and advice in the comments below! 💬</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29">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2A">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2B">
      <w:pPr>
        <w:pStyle w:val="Heading3"/>
        <w:pBdr>
          <w:top w:color="e5e7eb" w:space="0" w:sz="0" w:val="none"/>
          <w:left w:color="e5e7eb" w:space="0" w:sz="0" w:val="none"/>
          <w:bottom w:color="e5e7eb" w:space="0" w:sz="0" w:val="none"/>
          <w:right w:color="e5e7eb" w:space="0" w:sz="0" w:val="none"/>
          <w:between w:color="e5e7eb" w:space="0" w:sz="0" w:val="none"/>
        </w:pBdr>
        <w:shd w:fill="ffffff" w:val="clear"/>
        <w:rPr/>
      </w:pPr>
      <w:bookmarkStart w:colFirst="0" w:colLast="0" w:name="_jgdmt3b20ms5" w:id="56"/>
      <w:bookmarkEnd w:id="56"/>
      <w:r w:rsidDel="00000000" w:rsidR="00000000" w:rsidRPr="00000000">
        <w:rPr>
          <w:rtl w:val="0"/>
        </w:rPr>
        <w:t xml:space="preserve">Launching website </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Launching Your Startup's Website - The Virtual Face of the Company</w:t>
      </w:r>
    </w:p>
    <w:p w:rsidR="00000000" w:rsidDel="00000000" w:rsidP="00000000" w:rsidRDefault="00000000" w:rsidRPr="00000000" w14:paraId="0000042E">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2F">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You're ready to formally announce your startup's arrival on the scene. While smoke signals and a billboard are intriguing ideas, the right initial play is launching your sleek company website.</w:t>
      </w:r>
    </w:p>
    <w:p w:rsidR="00000000" w:rsidDel="00000000" w:rsidP="00000000" w:rsidRDefault="00000000" w:rsidRPr="00000000" w14:paraId="00000430">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31">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This online hub is the gateway for customers to find you, and needs to make the right impression fast. Stress-test your design across desktop and mobile platforms. Prioritize a clean layout, simple navigation, and clear calls to action.</w:t>
      </w:r>
    </w:p>
    <w:p w:rsidR="00000000" w:rsidDel="00000000" w:rsidP="00000000" w:rsidRDefault="00000000" w:rsidRPr="00000000" w14:paraId="00000432">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33">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Integrate forms to capture prospect information and tie data directly to your CRM system. Showcase visual content - product images, bio photos, customer screenshots - to bring the brand to life.</w:t>
      </w:r>
    </w:p>
    <w:p w:rsidR="00000000" w:rsidDel="00000000" w:rsidP="00000000" w:rsidRDefault="00000000" w:rsidRPr="00000000" w14:paraId="00000434">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35">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Curate a focused set of pages - Home, About, Products, Blog, Contact - that quickly communicates your story. Craft compelling copy that speaks directly to your target audience.</w:t>
      </w:r>
    </w:p>
    <w:p w:rsidR="00000000" w:rsidDel="00000000" w:rsidP="00000000" w:rsidRDefault="00000000" w:rsidRPr="00000000" w14:paraId="00000436">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37">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Don't fixate on building a perfect website right away. Get a solid MVP live that meets core needs, and gather visitor feedback to guide enhancements. Update site content regularly to boost SEO and stay fresh.</w:t>
      </w:r>
    </w:p>
    <w:p w:rsidR="00000000" w:rsidDel="00000000" w:rsidP="00000000" w:rsidRDefault="00000000" w:rsidRPr="00000000" w14:paraId="00000438">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39">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Your digital presence is a vital brand touchpoint that sets the tone for customer engagement. Make sure it effectively captures your startup's essence and personality. Now onward to crafting those witty meta descriptions!</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pStyle w:val="Heading4"/>
        <w:rPr/>
      </w:pPr>
      <w:bookmarkStart w:colFirst="0" w:colLast="0" w:name="_iv2445m7puod" w:id="57"/>
      <w:bookmarkEnd w:id="57"/>
      <w:hyperlink w:anchor="_iv2445m7puod">
        <w:r w:rsidDel="00000000" w:rsidR="00000000" w:rsidRPr="00000000">
          <w:rPr>
            <w:color w:val="1155cc"/>
            <w:u w:val="single"/>
            <w:rtl w:val="0"/>
          </w:rPr>
          <w:t xml:space="preserve">Final version (launching website) </w:t>
        </w:r>
      </w:hyperlink>
      <w:hyperlink w:anchor="_iv2445m7puod">
        <w:r w:rsidDel="00000000" w:rsidR="00000000" w:rsidRPr="00000000">
          <w:rPr>
            <w:color w:val="1155cc"/>
            <w:u w:val="single"/>
            <w:shd w:fill="fafafa" w:val="clear"/>
            <w:rtl w:val="0"/>
          </w:rPr>
          <w:t xml:space="preserve">✅</w:t>
        </w:r>
      </w:hyperlink>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The virtual face of your company: 6 tips for launching your startup's website 💻</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You're ready to take your startup to the next level, and that means it's time to launch your website!</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But before you do, make sure it's a home run. </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Here are some tips to help you create a website that truly represents your brand and hooks your target audience 🎣</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Fonts w:ascii="Andika" w:cs="Andika" w:eastAsia="Andika" w:hAnsi="Andika"/>
          <w:rtl w:val="0"/>
        </w:rPr>
        <w:t xml:space="preserve">1️⃣ Make a lasting first impression: </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Your website is often the first point of contact between your startup and potential customers. Create a clean, user-friendly design that works seamlessly across desktop and mobile platforms.</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Fonts w:ascii="Andika" w:cs="Andika" w:eastAsia="Andika" w:hAnsi="Andika"/>
          <w:rtl w:val="0"/>
        </w:rPr>
        <w:t xml:space="preserve">2️⃣ Prioritize clear navigation and calls to action: </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Your website should be easy to navigate, with clear calls to action that guide visitors toward becoming leads.</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Fonts w:ascii="Andika" w:cs="Andika" w:eastAsia="Andika" w:hAnsi="Andika"/>
          <w:rtl w:val="0"/>
        </w:rPr>
        <w:t xml:space="preserve">3️⃣ Showcase your brand's personality: </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Use visual content like product images, bio photos, and customer screenshots to bring your brand to life! </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Fonts w:ascii="Andika" w:cs="Andika" w:eastAsia="Andika" w:hAnsi="Andika"/>
          <w:rtl w:val="0"/>
        </w:rPr>
        <w:t xml:space="preserve">4️⃣ Curate a focused set of pages: </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Home, About, Pricing, Blog, Contact - these are the essential pages that quickly communicate your story. </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Fonts w:ascii="Andika" w:cs="Andika" w:eastAsia="Andika" w:hAnsi="Andika"/>
          <w:rtl w:val="0"/>
        </w:rPr>
        <w:t xml:space="preserve">5️⃣ Craft compelling copy: </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Write copy that speaks directly to your target audience, and don't be afraid to showcase your brand's personality.</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Fonts w:ascii="Andika" w:cs="Andika" w:eastAsia="Andika" w:hAnsi="Andika"/>
          <w:rtl w:val="0"/>
        </w:rPr>
        <w:t xml:space="preserve">6️⃣ Don't fixate on perfection: </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Get a solid MVP live that meets core needs, and gather visitor feedback to guide enhancements. Update site content regularly to boost SEO and stay fresh. </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Remember, your digital presence is a vital brand touchpoint that sets the tone for customer engagement. Just like a pitch deck, make sure it effectively captures your startup's essence and personality. </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What are some tips that have helped you create a successful startup website? Share your experiences in the comments below! 💬</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pStyle w:val="Heading2"/>
        <w:rPr/>
      </w:pPr>
      <w:bookmarkStart w:colFirst="0" w:colLast="0" w:name="_ipyd74oc2bcz" w:id="58"/>
      <w:bookmarkEnd w:id="58"/>
      <w:r w:rsidDel="00000000" w:rsidR="00000000" w:rsidRPr="00000000">
        <w:rPr>
          <w:rtl w:val="0"/>
        </w:rPr>
      </w:r>
    </w:p>
    <w:p w:rsidR="00000000" w:rsidDel="00000000" w:rsidP="00000000" w:rsidRDefault="00000000" w:rsidRPr="00000000" w14:paraId="00000466">
      <w:pPr>
        <w:pStyle w:val="Heading2"/>
        <w:rPr/>
      </w:pPr>
      <w:bookmarkStart w:colFirst="0" w:colLast="0" w:name="_evl7mv7jz6xv" w:id="59"/>
      <w:bookmarkEnd w:id="59"/>
      <w:r w:rsidDel="00000000" w:rsidR="00000000" w:rsidRPr="00000000">
        <w:rPr>
          <w:rtl w:val="0"/>
        </w:rPr>
      </w:r>
    </w:p>
    <w:p w:rsidR="00000000" w:rsidDel="00000000" w:rsidP="00000000" w:rsidRDefault="00000000" w:rsidRPr="00000000" w14:paraId="00000467">
      <w:pPr>
        <w:pStyle w:val="Heading2"/>
        <w:rPr/>
      </w:pPr>
      <w:bookmarkStart w:colFirst="0" w:colLast="0" w:name="_i9lu6ujfgeuv" w:id="60"/>
      <w:bookmarkEnd w:id="60"/>
      <w:r w:rsidDel="00000000" w:rsidR="00000000" w:rsidRPr="00000000">
        <w:rPr>
          <w:rtl w:val="0"/>
        </w:rPr>
      </w:r>
    </w:p>
    <w:p w:rsidR="00000000" w:rsidDel="00000000" w:rsidP="00000000" w:rsidRDefault="00000000" w:rsidRPr="00000000" w14:paraId="00000468">
      <w:pPr>
        <w:pStyle w:val="Heading2"/>
        <w:rPr/>
      </w:pPr>
      <w:bookmarkStart w:colFirst="0" w:colLast="0" w:name="_odifwgz3vt9" w:id="61"/>
      <w:bookmarkEnd w:id="61"/>
      <w:r w:rsidDel="00000000" w:rsidR="00000000" w:rsidRPr="00000000">
        <w:rPr>
          <w:rtl w:val="0"/>
        </w:rPr>
        <w:t xml:space="preserve">Starting your business </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pStyle w:val="Heading4"/>
        <w:pBdr>
          <w:top w:color="e5e7eb" w:space="0" w:sz="0" w:val="none"/>
          <w:left w:color="e5e7eb" w:space="0" w:sz="0" w:val="none"/>
          <w:bottom w:color="e5e7eb" w:space="0" w:sz="0" w:val="none"/>
          <w:right w:color="e5e7eb" w:space="0" w:sz="0" w:val="none"/>
          <w:between w:color="e5e7eb" w:space="0" w:sz="0" w:val="none"/>
        </w:pBdr>
        <w:shd w:fill="ffffff" w:val="clear"/>
        <w:rPr/>
      </w:pPr>
      <w:bookmarkStart w:colFirst="0" w:colLast="0" w:name="_h81lo5o186bz" w:id="62"/>
      <w:bookmarkEnd w:id="62"/>
      <w:r w:rsidDel="00000000" w:rsidR="00000000" w:rsidRPr="00000000">
        <w:rPr>
          <w:rtl w:val="0"/>
        </w:rPr>
        <w:t xml:space="preserve">Post 1:</w:t>
      </w:r>
    </w:p>
    <w:p w:rsidR="00000000" w:rsidDel="00000000" w:rsidP="00000000" w:rsidRDefault="00000000" w:rsidRPr="00000000" w14:paraId="0000046B">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6C">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Getting Started with Your Own Business - My Top Tips 💡</w:t>
      </w:r>
    </w:p>
    <w:p w:rsidR="00000000" w:rsidDel="00000000" w:rsidP="00000000" w:rsidRDefault="00000000" w:rsidRPr="00000000" w14:paraId="0000046D">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6E">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I'm often asked for tips on starting a business - my #1 piece of advice is to start early! Whether you're a student or working full-time, begin building in your spare time.</w:t>
      </w:r>
    </w:p>
    <w:p w:rsidR="00000000" w:rsidDel="00000000" w:rsidP="00000000" w:rsidRDefault="00000000" w:rsidRPr="00000000" w14:paraId="0000046F">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70">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1c1917"/>
        </w:rPr>
      </w:pPr>
      <w:r w:rsidDel="00000000" w:rsidR="00000000" w:rsidRPr="00000000">
        <w:rPr>
          <w:rFonts w:ascii="Roboto" w:cs="Roboto" w:eastAsia="Roboto" w:hAnsi="Roboto"/>
          <w:color w:val="1c1917"/>
          <w:rtl w:val="0"/>
        </w:rPr>
        <w:t xml:space="preserve">• Start with a side hustle and let it grow organically over time. You can build a website, create social profiles, develop your brand during evenings and weekends.</w:t>
      </w:r>
    </w:p>
    <w:p w:rsidR="00000000" w:rsidDel="00000000" w:rsidP="00000000" w:rsidRDefault="00000000" w:rsidRPr="00000000" w14:paraId="00000471">
      <w:pPr>
        <w:pBdr>
          <w:top w:color="e5e7eb" w:space="0" w:sz="0" w:val="none"/>
          <w:left w:color="e5e7eb" w:space="0" w:sz="0" w:val="none"/>
          <w:bottom w:color="e5e7eb" w:space="0" w:sz="0" w:val="none"/>
          <w:right w:color="e5e7eb" w:space="0" w:sz="0" w:val="none"/>
          <w:between w:color="e5e7eb" w:space="0" w:sz="0" w:val="none"/>
        </w:pBdr>
        <w:shd w:fill="ffffff" w:val="clear"/>
        <w:ind w:left="720" w:firstLine="0"/>
        <w:rPr>
          <w:rFonts w:ascii="Roboto" w:cs="Roboto" w:eastAsia="Roboto" w:hAnsi="Roboto"/>
          <w:color w:val="1c1917"/>
        </w:rPr>
      </w:pPr>
      <w:r w:rsidDel="00000000" w:rsidR="00000000" w:rsidRPr="00000000">
        <w:rPr>
          <w:rtl w:val="0"/>
        </w:rPr>
      </w:r>
    </w:p>
    <w:p w:rsidR="00000000" w:rsidDel="00000000" w:rsidP="00000000" w:rsidRDefault="00000000" w:rsidRPr="00000000" w14:paraId="00000472">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1c1917"/>
        </w:rPr>
      </w:pPr>
      <w:r w:rsidDel="00000000" w:rsidR="00000000" w:rsidRPr="00000000">
        <w:rPr>
          <w:rFonts w:ascii="Roboto" w:cs="Roboto" w:eastAsia="Roboto" w:hAnsi="Roboto"/>
          <w:color w:val="1c1917"/>
          <w:rtl w:val="0"/>
        </w:rPr>
        <w:t xml:space="preserve">• Play to your strengths - find something you're skilled at and offer it as a service. No need to come up with something totally new right away!</w:t>
      </w:r>
    </w:p>
    <w:p w:rsidR="00000000" w:rsidDel="00000000" w:rsidP="00000000" w:rsidRDefault="00000000" w:rsidRPr="00000000" w14:paraId="00000473">
      <w:pPr>
        <w:pBdr>
          <w:top w:color="e5e7eb" w:space="0" w:sz="0" w:val="none"/>
          <w:left w:color="e5e7eb" w:space="0" w:sz="0" w:val="none"/>
          <w:bottom w:color="e5e7eb" w:space="0" w:sz="0" w:val="none"/>
          <w:right w:color="e5e7eb" w:space="0" w:sz="0" w:val="none"/>
          <w:between w:color="e5e7eb" w:space="0" w:sz="0" w:val="none"/>
        </w:pBdr>
        <w:shd w:fill="ffffff" w:val="clear"/>
        <w:ind w:left="720" w:firstLine="0"/>
        <w:rPr>
          <w:rFonts w:ascii="Roboto" w:cs="Roboto" w:eastAsia="Roboto" w:hAnsi="Roboto"/>
          <w:color w:val="1c1917"/>
        </w:rPr>
      </w:pPr>
      <w:r w:rsidDel="00000000" w:rsidR="00000000" w:rsidRPr="00000000">
        <w:rPr>
          <w:rtl w:val="0"/>
        </w:rPr>
      </w:r>
    </w:p>
    <w:p w:rsidR="00000000" w:rsidDel="00000000" w:rsidP="00000000" w:rsidRDefault="00000000" w:rsidRPr="00000000" w14:paraId="00000474">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1c1917"/>
        </w:rPr>
      </w:pPr>
      <w:r w:rsidDel="00000000" w:rsidR="00000000" w:rsidRPr="00000000">
        <w:rPr>
          <w:rFonts w:ascii="Roboto" w:cs="Roboto" w:eastAsia="Roboto" w:hAnsi="Roboto"/>
          <w:color w:val="1c1917"/>
          <w:rtl w:val="0"/>
        </w:rPr>
        <w:t xml:space="preserve">• Use freelance platforms like Upwork or Fiverr to secure those important first clients and get valuable feedback.</w:t>
      </w:r>
    </w:p>
    <w:p w:rsidR="00000000" w:rsidDel="00000000" w:rsidP="00000000" w:rsidRDefault="00000000" w:rsidRPr="00000000" w14:paraId="00000475">
      <w:pPr>
        <w:pBdr>
          <w:top w:color="e5e7eb" w:space="0" w:sz="0" w:val="none"/>
          <w:left w:color="e5e7eb" w:space="0" w:sz="0" w:val="none"/>
          <w:bottom w:color="e5e7eb" w:space="0" w:sz="0" w:val="none"/>
          <w:right w:color="e5e7eb" w:space="0" w:sz="0" w:val="none"/>
          <w:between w:color="e5e7eb" w:space="0" w:sz="0" w:val="none"/>
        </w:pBdr>
        <w:shd w:fill="ffffff" w:val="clear"/>
        <w:ind w:left="720" w:firstLine="0"/>
        <w:rPr>
          <w:rFonts w:ascii="Roboto" w:cs="Roboto" w:eastAsia="Roboto" w:hAnsi="Roboto"/>
          <w:color w:val="1c1917"/>
        </w:rPr>
      </w:pPr>
      <w:r w:rsidDel="00000000" w:rsidR="00000000" w:rsidRPr="00000000">
        <w:rPr>
          <w:rtl w:val="0"/>
        </w:rPr>
      </w:r>
    </w:p>
    <w:p w:rsidR="00000000" w:rsidDel="00000000" w:rsidP="00000000" w:rsidRDefault="00000000" w:rsidRPr="00000000" w14:paraId="00000476">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1c1917"/>
        </w:rPr>
      </w:pPr>
      <w:r w:rsidDel="00000000" w:rsidR="00000000" w:rsidRPr="00000000">
        <w:rPr>
          <w:rFonts w:ascii="Roboto" w:cs="Roboto" w:eastAsia="Roboto" w:hAnsi="Roboto"/>
          <w:color w:val="1c1917"/>
          <w:rtl w:val="0"/>
        </w:rPr>
        <w:t xml:space="preserve">• Take small steps - break big goals down into bite-sized action steps. Less overthinking, more doing!</w:t>
      </w:r>
    </w:p>
    <w:p w:rsidR="00000000" w:rsidDel="00000000" w:rsidP="00000000" w:rsidRDefault="00000000" w:rsidRPr="00000000" w14:paraId="00000477">
      <w:pPr>
        <w:pBdr>
          <w:top w:color="e5e7eb" w:space="0" w:sz="0" w:val="none"/>
          <w:left w:color="e5e7eb" w:space="0" w:sz="0" w:val="none"/>
          <w:bottom w:color="e5e7eb" w:space="0" w:sz="0" w:val="none"/>
          <w:right w:color="e5e7eb" w:space="0" w:sz="0" w:val="none"/>
          <w:between w:color="e5e7eb" w:space="0" w:sz="0" w:val="none"/>
        </w:pBdr>
        <w:shd w:fill="ffffff" w:val="clear"/>
        <w:ind w:left="720" w:firstLine="0"/>
        <w:rPr>
          <w:rFonts w:ascii="Roboto" w:cs="Roboto" w:eastAsia="Roboto" w:hAnsi="Roboto"/>
          <w:color w:val="1c1917"/>
        </w:rPr>
      </w:pPr>
      <w:r w:rsidDel="00000000" w:rsidR="00000000" w:rsidRPr="00000000">
        <w:rPr>
          <w:rtl w:val="0"/>
        </w:rPr>
      </w:r>
    </w:p>
    <w:p w:rsidR="00000000" w:rsidDel="00000000" w:rsidP="00000000" w:rsidRDefault="00000000" w:rsidRPr="00000000" w14:paraId="00000478">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You don't need to have it all mapped out upfront. Just start small and keep moving forward. Momentum and progress build over time. </w:t>
      </w:r>
    </w:p>
    <w:p w:rsidR="00000000" w:rsidDel="00000000" w:rsidP="00000000" w:rsidRDefault="00000000" w:rsidRPr="00000000" w14:paraId="00000479">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7A">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You've got this!</w:t>
      </w:r>
    </w:p>
    <w:p w:rsidR="00000000" w:rsidDel="00000000" w:rsidP="00000000" w:rsidRDefault="00000000" w:rsidRPr="00000000" w14:paraId="0000047B">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7C">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Did you start your business while still working? Or did you throw caution to the wind and dive head first into your entrepreneurial aspirations? Share your story in the comments! </w:t>
      </w:r>
    </w:p>
    <w:p w:rsidR="00000000" w:rsidDel="00000000" w:rsidP="00000000" w:rsidRDefault="00000000" w:rsidRPr="00000000" w14:paraId="0000047D">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7E">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7F">
      <w:pPr>
        <w:pStyle w:val="Heading3"/>
        <w:pBdr>
          <w:top w:color="e5e7eb" w:space="0" w:sz="0" w:val="none"/>
          <w:left w:color="e5e7eb" w:space="0" w:sz="0" w:val="none"/>
          <w:bottom w:color="e5e7eb" w:space="0" w:sz="0" w:val="none"/>
          <w:right w:color="e5e7eb" w:space="0" w:sz="0" w:val="none"/>
          <w:between w:color="e5e7eb" w:space="0" w:sz="0" w:val="none"/>
        </w:pBdr>
        <w:shd w:fill="ffffff" w:val="clear"/>
        <w:rPr/>
      </w:pPr>
      <w:bookmarkStart w:colFirst="0" w:colLast="0" w:name="_c3s9zlfmqrdr" w:id="63"/>
      <w:bookmarkEnd w:id="63"/>
      <w:r w:rsidDel="00000000" w:rsidR="00000000" w:rsidRPr="00000000">
        <w:rPr>
          <w:rtl w:val="0"/>
        </w:rPr>
        <w:t xml:space="preserve">Post 2:</w:t>
      </w:r>
    </w:p>
    <w:p w:rsidR="00000000" w:rsidDel="00000000" w:rsidP="00000000" w:rsidRDefault="00000000" w:rsidRPr="00000000" w14:paraId="00000480">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81">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82">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Arial Unicode MS" w:cs="Arial Unicode MS" w:eastAsia="Arial Unicode MS" w:hAnsi="Arial Unicode MS"/>
          <w:color w:val="1c1917"/>
          <w:rtl w:val="0"/>
        </w:rPr>
        <w:t xml:space="preserve">Balancing a Full-Time Job and Starting a Business ✅</w:t>
      </w:r>
    </w:p>
    <w:p w:rsidR="00000000" w:rsidDel="00000000" w:rsidP="00000000" w:rsidRDefault="00000000" w:rsidRPr="00000000" w14:paraId="00000483">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84">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Many aspiring entrepreneurs ask me: "How can I start a business if I already have a full-time job?" Here are some tips:</w:t>
      </w:r>
    </w:p>
    <w:p w:rsidR="00000000" w:rsidDel="00000000" w:rsidP="00000000" w:rsidRDefault="00000000" w:rsidRPr="00000000" w14:paraId="00000485">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86">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1c1917"/>
        </w:rPr>
      </w:pPr>
      <w:r w:rsidDel="00000000" w:rsidR="00000000" w:rsidRPr="00000000">
        <w:rPr>
          <w:rFonts w:ascii="Roboto" w:cs="Roboto" w:eastAsia="Roboto" w:hAnsi="Roboto"/>
          <w:color w:val="1c1917"/>
          <w:rtl w:val="0"/>
        </w:rPr>
        <w:t xml:space="preserve">• Use evenings and weekends to chip away at your startup idea - an average job still leaves personal time.</w:t>
      </w:r>
    </w:p>
    <w:p w:rsidR="00000000" w:rsidDel="00000000" w:rsidP="00000000" w:rsidRDefault="00000000" w:rsidRPr="00000000" w14:paraId="00000487">
      <w:pPr>
        <w:pBdr>
          <w:top w:color="e5e7eb" w:space="0" w:sz="0" w:val="none"/>
          <w:left w:color="e5e7eb" w:space="0" w:sz="0" w:val="none"/>
          <w:bottom w:color="e5e7eb" w:space="0" w:sz="0" w:val="none"/>
          <w:right w:color="e5e7eb" w:space="0" w:sz="0" w:val="none"/>
          <w:between w:color="e5e7eb" w:space="0" w:sz="0" w:val="none"/>
        </w:pBdr>
        <w:shd w:fill="ffffff" w:val="clear"/>
        <w:ind w:left="720" w:firstLine="0"/>
        <w:rPr>
          <w:rFonts w:ascii="Roboto" w:cs="Roboto" w:eastAsia="Roboto" w:hAnsi="Roboto"/>
          <w:color w:val="1c1917"/>
        </w:rPr>
      </w:pPr>
      <w:r w:rsidDel="00000000" w:rsidR="00000000" w:rsidRPr="00000000">
        <w:rPr>
          <w:rtl w:val="0"/>
        </w:rPr>
      </w:r>
    </w:p>
    <w:p w:rsidR="00000000" w:rsidDel="00000000" w:rsidP="00000000" w:rsidRDefault="00000000" w:rsidRPr="00000000" w14:paraId="00000488">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1c1917"/>
        </w:rPr>
      </w:pPr>
      <w:r w:rsidDel="00000000" w:rsidR="00000000" w:rsidRPr="00000000">
        <w:rPr>
          <w:rFonts w:ascii="Roboto" w:cs="Roboto" w:eastAsia="Roboto" w:hAnsi="Roboto"/>
          <w:color w:val="1c1917"/>
          <w:rtl w:val="0"/>
        </w:rPr>
        <w:t xml:space="preserve">• Slowly reduce your main job hours as your side business grows. Transition when the time feels right.</w:t>
      </w:r>
    </w:p>
    <w:p w:rsidR="00000000" w:rsidDel="00000000" w:rsidP="00000000" w:rsidRDefault="00000000" w:rsidRPr="00000000" w14:paraId="00000489">
      <w:pPr>
        <w:pBdr>
          <w:top w:color="e5e7eb" w:space="0" w:sz="0" w:val="none"/>
          <w:left w:color="e5e7eb" w:space="0" w:sz="0" w:val="none"/>
          <w:bottom w:color="e5e7eb" w:space="0" w:sz="0" w:val="none"/>
          <w:right w:color="e5e7eb" w:space="0" w:sz="0" w:val="none"/>
          <w:between w:color="e5e7eb" w:space="0" w:sz="0" w:val="none"/>
        </w:pBdr>
        <w:shd w:fill="ffffff" w:val="clear"/>
        <w:ind w:left="720" w:firstLine="0"/>
        <w:rPr>
          <w:rFonts w:ascii="Roboto" w:cs="Roboto" w:eastAsia="Roboto" w:hAnsi="Roboto"/>
          <w:color w:val="1c1917"/>
        </w:rPr>
      </w:pPr>
      <w:r w:rsidDel="00000000" w:rsidR="00000000" w:rsidRPr="00000000">
        <w:rPr>
          <w:rtl w:val="0"/>
        </w:rPr>
      </w:r>
    </w:p>
    <w:p w:rsidR="00000000" w:rsidDel="00000000" w:rsidP="00000000" w:rsidRDefault="00000000" w:rsidRPr="00000000" w14:paraId="0000048A">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1c1917"/>
        </w:rPr>
      </w:pPr>
      <w:r w:rsidDel="00000000" w:rsidR="00000000" w:rsidRPr="00000000">
        <w:rPr>
          <w:rFonts w:ascii="Roboto" w:cs="Roboto" w:eastAsia="Roboto" w:hAnsi="Roboto"/>
          <w:color w:val="1c1917"/>
          <w:rtl w:val="0"/>
        </w:rPr>
        <w:t xml:space="preserve">• Unless your current role demands 80+ hours/week, you can find time to build something new. But it takes drive and hustle!</w:t>
      </w:r>
    </w:p>
    <w:p w:rsidR="00000000" w:rsidDel="00000000" w:rsidP="00000000" w:rsidRDefault="00000000" w:rsidRPr="00000000" w14:paraId="0000048B">
      <w:pPr>
        <w:pBdr>
          <w:top w:color="e5e7eb" w:space="0" w:sz="0" w:val="none"/>
          <w:left w:color="e5e7eb" w:space="0" w:sz="0" w:val="none"/>
          <w:bottom w:color="e5e7eb" w:space="0" w:sz="0" w:val="none"/>
          <w:right w:color="e5e7eb" w:space="0" w:sz="0" w:val="none"/>
          <w:between w:color="e5e7eb" w:space="0" w:sz="0" w:val="none"/>
        </w:pBdr>
        <w:shd w:fill="ffffff" w:val="clear"/>
        <w:ind w:left="720" w:firstLine="0"/>
        <w:rPr>
          <w:rFonts w:ascii="Roboto" w:cs="Roboto" w:eastAsia="Roboto" w:hAnsi="Roboto"/>
          <w:color w:val="1c1917"/>
        </w:rPr>
      </w:pPr>
      <w:r w:rsidDel="00000000" w:rsidR="00000000" w:rsidRPr="00000000">
        <w:rPr>
          <w:rtl w:val="0"/>
        </w:rPr>
      </w:r>
    </w:p>
    <w:p w:rsidR="00000000" w:rsidDel="00000000" w:rsidP="00000000" w:rsidRDefault="00000000" w:rsidRPr="00000000" w14:paraId="0000048C">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1c1917"/>
        </w:rPr>
      </w:pPr>
      <w:r w:rsidDel="00000000" w:rsidR="00000000" w:rsidRPr="00000000">
        <w:rPr>
          <w:rFonts w:ascii="Roboto" w:cs="Roboto" w:eastAsia="Roboto" w:hAnsi="Roboto"/>
          <w:color w:val="1c1917"/>
          <w:rtl w:val="0"/>
        </w:rPr>
        <w:t xml:space="preserve">• If you're making excuses about lacking time, carefully examine your entrepreneurial motivations.</w:t>
      </w:r>
    </w:p>
    <w:p w:rsidR="00000000" w:rsidDel="00000000" w:rsidP="00000000" w:rsidRDefault="00000000" w:rsidRPr="00000000" w14:paraId="0000048D">
      <w:pPr>
        <w:pBdr>
          <w:top w:color="e5e7eb" w:space="0" w:sz="0" w:val="none"/>
          <w:left w:color="e5e7eb" w:space="0" w:sz="0" w:val="none"/>
          <w:bottom w:color="e5e7eb" w:space="0" w:sz="0" w:val="none"/>
          <w:right w:color="e5e7eb" w:space="0" w:sz="0" w:val="none"/>
          <w:between w:color="e5e7eb" w:space="0" w:sz="0" w:val="none"/>
        </w:pBdr>
        <w:shd w:fill="ffffff" w:val="clear"/>
        <w:ind w:left="720" w:firstLine="0"/>
        <w:rPr>
          <w:rFonts w:ascii="Roboto" w:cs="Roboto" w:eastAsia="Roboto" w:hAnsi="Roboto"/>
          <w:color w:val="1c1917"/>
        </w:rPr>
      </w:pPr>
      <w:r w:rsidDel="00000000" w:rsidR="00000000" w:rsidRPr="00000000">
        <w:rPr>
          <w:rtl w:val="0"/>
        </w:rPr>
      </w:r>
    </w:p>
    <w:p w:rsidR="00000000" w:rsidDel="00000000" w:rsidP="00000000" w:rsidRDefault="00000000" w:rsidRPr="00000000" w14:paraId="0000048E">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1c1917"/>
        </w:rPr>
      </w:pPr>
      <w:r w:rsidDel="00000000" w:rsidR="00000000" w:rsidRPr="00000000">
        <w:rPr>
          <w:rFonts w:ascii="Roboto" w:cs="Roboto" w:eastAsia="Roboto" w:hAnsi="Roboto"/>
          <w:color w:val="1c1917"/>
          <w:rtl w:val="0"/>
        </w:rPr>
        <w:t xml:space="preserve">• View it as a passion project at first. Let it evolve from side gig to a full-time endeavor.</w:t>
      </w:r>
    </w:p>
    <w:p w:rsidR="00000000" w:rsidDel="00000000" w:rsidP="00000000" w:rsidRDefault="00000000" w:rsidRPr="00000000" w14:paraId="0000048F">
      <w:pPr>
        <w:pBdr>
          <w:top w:color="e5e7eb" w:space="0" w:sz="0" w:val="none"/>
          <w:left w:color="e5e7eb" w:space="0" w:sz="0" w:val="none"/>
          <w:bottom w:color="e5e7eb" w:space="0" w:sz="0" w:val="none"/>
          <w:right w:color="e5e7eb" w:space="0" w:sz="0" w:val="none"/>
          <w:between w:color="e5e7eb" w:space="0" w:sz="0" w:val="none"/>
        </w:pBdr>
        <w:shd w:fill="ffffff" w:val="clear"/>
        <w:ind w:left="720" w:firstLine="0"/>
        <w:rPr>
          <w:rFonts w:ascii="Roboto" w:cs="Roboto" w:eastAsia="Roboto" w:hAnsi="Roboto"/>
          <w:color w:val="1c1917"/>
        </w:rPr>
      </w:pPr>
      <w:r w:rsidDel="00000000" w:rsidR="00000000" w:rsidRPr="00000000">
        <w:rPr>
          <w:rtl w:val="0"/>
        </w:rPr>
      </w:r>
    </w:p>
    <w:p w:rsidR="00000000" w:rsidDel="00000000" w:rsidP="00000000" w:rsidRDefault="00000000" w:rsidRPr="00000000" w14:paraId="00000490">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With motivation and time management, you CAN balance a job and a startup. Begin small, be patient, and keep up the hard work. Your efforts will pay off!</w:t>
      </w:r>
    </w:p>
    <w:p w:rsidR="00000000" w:rsidDel="00000000" w:rsidP="00000000" w:rsidRDefault="00000000" w:rsidRPr="00000000" w14:paraId="00000491">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92">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Let me know if you have any other questions on getting started while working full-time!</w:t>
      </w:r>
    </w:p>
    <w:p w:rsidR="00000000" w:rsidDel="00000000" w:rsidP="00000000" w:rsidRDefault="00000000" w:rsidRPr="00000000" w14:paraId="00000493">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94">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95">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96">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97">
      <w:pPr>
        <w:pStyle w:val="Heading3"/>
        <w:pBdr>
          <w:top w:color="e5e7eb" w:space="0" w:sz="0" w:val="none"/>
          <w:left w:color="e5e7eb" w:space="0" w:sz="0" w:val="none"/>
          <w:bottom w:color="e5e7eb" w:space="0" w:sz="0" w:val="none"/>
          <w:right w:color="e5e7eb" w:space="0" w:sz="0" w:val="none"/>
          <w:between w:color="e5e7eb" w:space="0" w:sz="0" w:val="none"/>
        </w:pBdr>
        <w:shd w:fill="ffffff" w:val="clear"/>
        <w:rPr/>
      </w:pPr>
      <w:bookmarkStart w:colFirst="0" w:colLast="0" w:name="_d06e8e5xws1t" w:id="64"/>
      <w:bookmarkEnd w:id="64"/>
      <w:r w:rsidDel="00000000" w:rsidR="00000000" w:rsidRPr="00000000">
        <w:rPr>
          <w:rtl w:val="0"/>
        </w:rPr>
        <w:t xml:space="preserve">Other options (more positive)</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pStyle w:val="Heading4"/>
        <w:pBdr>
          <w:top w:color="e5e7eb" w:space="0" w:sz="0" w:val="none"/>
          <w:left w:color="e5e7eb" w:space="0" w:sz="0" w:val="none"/>
          <w:bottom w:color="e5e7eb" w:space="0" w:sz="0" w:val="none"/>
          <w:right w:color="e5e7eb" w:space="0" w:sz="0" w:val="none"/>
          <w:between w:color="e5e7eb" w:space="0" w:sz="0" w:val="none"/>
        </w:pBdr>
        <w:shd w:fill="ffffff" w:val="clear"/>
        <w:rPr/>
      </w:pPr>
      <w:bookmarkStart w:colFirst="0" w:colLast="0" w:name="_7eaerzf8wbge" w:id="65"/>
      <w:bookmarkEnd w:id="65"/>
      <w:r w:rsidDel="00000000" w:rsidR="00000000" w:rsidRPr="00000000">
        <w:rPr>
          <w:rtl w:val="0"/>
        </w:rPr>
        <w:t xml:space="preserve">Post 1:</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Getting Started with Your Own Business - My Top Tips 💡</w:t>
      </w:r>
    </w:p>
    <w:p w:rsidR="00000000" w:rsidDel="00000000" w:rsidP="00000000" w:rsidRDefault="00000000" w:rsidRPr="00000000" w14:paraId="0000049C">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9D">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Aspiring entrepreneurs often ask me for tips on launching their own business. My number one piece of advice? Start early and start small!</w:t>
      </w:r>
    </w:p>
    <w:p w:rsidR="00000000" w:rsidDel="00000000" w:rsidP="00000000" w:rsidRDefault="00000000" w:rsidRPr="00000000" w14:paraId="0000049E">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9F">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Even if you're still in school or working a full-time job, you can begin building your startup idea in your spare time. A few easy ways to dip your toe in the water:</w:t>
      </w:r>
    </w:p>
    <w:p w:rsidR="00000000" w:rsidDel="00000000" w:rsidP="00000000" w:rsidRDefault="00000000" w:rsidRPr="00000000" w14:paraId="000004A0">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A1">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1c1917"/>
        </w:rPr>
      </w:pPr>
      <w:r w:rsidDel="00000000" w:rsidR="00000000" w:rsidRPr="00000000">
        <w:rPr>
          <w:rFonts w:ascii="Roboto" w:cs="Roboto" w:eastAsia="Roboto" w:hAnsi="Roboto"/>
          <w:color w:val="1c1917"/>
          <w:rtl w:val="0"/>
        </w:rPr>
        <w:t xml:space="preserve">• Try offering a skill of yours as a weekend side hustle and see where it leads! Identify your strengths and put them to work.</w:t>
      </w:r>
    </w:p>
    <w:p w:rsidR="00000000" w:rsidDel="00000000" w:rsidP="00000000" w:rsidRDefault="00000000" w:rsidRPr="00000000" w14:paraId="000004A2">
      <w:pPr>
        <w:pBdr>
          <w:top w:color="e5e7eb" w:space="0" w:sz="0" w:val="none"/>
          <w:left w:color="e5e7eb" w:space="0" w:sz="0" w:val="none"/>
          <w:bottom w:color="e5e7eb" w:space="0" w:sz="0" w:val="none"/>
          <w:right w:color="e5e7eb" w:space="0" w:sz="0" w:val="none"/>
          <w:between w:color="e5e7eb" w:space="0" w:sz="0" w:val="none"/>
        </w:pBdr>
        <w:shd w:fill="ffffff" w:val="clear"/>
        <w:ind w:left="720" w:firstLine="0"/>
        <w:rPr>
          <w:rFonts w:ascii="Roboto" w:cs="Roboto" w:eastAsia="Roboto" w:hAnsi="Roboto"/>
          <w:color w:val="1c1917"/>
        </w:rPr>
      </w:pPr>
      <w:r w:rsidDel="00000000" w:rsidR="00000000" w:rsidRPr="00000000">
        <w:rPr>
          <w:rtl w:val="0"/>
        </w:rPr>
      </w:r>
    </w:p>
    <w:p w:rsidR="00000000" w:rsidDel="00000000" w:rsidP="00000000" w:rsidRDefault="00000000" w:rsidRPr="00000000" w14:paraId="000004A3">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1c1917"/>
        </w:rPr>
      </w:pPr>
      <w:r w:rsidDel="00000000" w:rsidR="00000000" w:rsidRPr="00000000">
        <w:rPr>
          <w:rFonts w:ascii="Roboto" w:cs="Roboto" w:eastAsia="Roboto" w:hAnsi="Roboto"/>
          <w:color w:val="1c1917"/>
          <w:rtl w:val="0"/>
        </w:rPr>
        <w:t xml:space="preserve">• Build out the basics like a website, social media, and brand elements during evenings and weekends. Online tools make it simple.</w:t>
      </w:r>
    </w:p>
    <w:p w:rsidR="00000000" w:rsidDel="00000000" w:rsidP="00000000" w:rsidRDefault="00000000" w:rsidRPr="00000000" w14:paraId="000004A4">
      <w:pPr>
        <w:pBdr>
          <w:top w:color="e5e7eb" w:space="0" w:sz="0" w:val="none"/>
          <w:left w:color="e5e7eb" w:space="0" w:sz="0" w:val="none"/>
          <w:bottom w:color="e5e7eb" w:space="0" w:sz="0" w:val="none"/>
          <w:right w:color="e5e7eb" w:space="0" w:sz="0" w:val="none"/>
          <w:between w:color="e5e7eb" w:space="0" w:sz="0" w:val="none"/>
        </w:pBdr>
        <w:shd w:fill="ffffff" w:val="clear"/>
        <w:ind w:left="720" w:firstLine="0"/>
        <w:rPr>
          <w:rFonts w:ascii="Roboto" w:cs="Roboto" w:eastAsia="Roboto" w:hAnsi="Roboto"/>
          <w:color w:val="1c1917"/>
        </w:rPr>
      </w:pPr>
      <w:r w:rsidDel="00000000" w:rsidR="00000000" w:rsidRPr="00000000">
        <w:rPr>
          <w:rtl w:val="0"/>
        </w:rPr>
      </w:r>
    </w:p>
    <w:p w:rsidR="00000000" w:rsidDel="00000000" w:rsidP="00000000" w:rsidRDefault="00000000" w:rsidRPr="00000000" w14:paraId="000004A5">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1c1917"/>
        </w:rPr>
      </w:pPr>
      <w:r w:rsidDel="00000000" w:rsidR="00000000" w:rsidRPr="00000000">
        <w:rPr>
          <w:rFonts w:ascii="Roboto" w:cs="Roboto" w:eastAsia="Roboto" w:hAnsi="Roboto"/>
          <w:color w:val="1c1917"/>
          <w:rtl w:val="0"/>
        </w:rPr>
        <w:t xml:space="preserve">• Look into freelance platforms like Upwork to find your first clients. Get valuable feedback and experience.</w:t>
      </w:r>
    </w:p>
    <w:p w:rsidR="00000000" w:rsidDel="00000000" w:rsidP="00000000" w:rsidRDefault="00000000" w:rsidRPr="00000000" w14:paraId="000004A6">
      <w:pPr>
        <w:pBdr>
          <w:top w:color="e5e7eb" w:space="0" w:sz="0" w:val="none"/>
          <w:left w:color="e5e7eb" w:space="0" w:sz="0" w:val="none"/>
          <w:bottom w:color="e5e7eb" w:space="0" w:sz="0" w:val="none"/>
          <w:right w:color="e5e7eb" w:space="0" w:sz="0" w:val="none"/>
          <w:between w:color="e5e7eb" w:space="0" w:sz="0" w:val="none"/>
        </w:pBdr>
        <w:shd w:fill="ffffff" w:val="clear"/>
        <w:ind w:left="720" w:firstLine="0"/>
        <w:rPr>
          <w:rFonts w:ascii="Roboto" w:cs="Roboto" w:eastAsia="Roboto" w:hAnsi="Roboto"/>
          <w:color w:val="1c1917"/>
        </w:rPr>
      </w:pPr>
      <w:r w:rsidDel="00000000" w:rsidR="00000000" w:rsidRPr="00000000">
        <w:rPr>
          <w:rtl w:val="0"/>
        </w:rPr>
      </w:r>
    </w:p>
    <w:p w:rsidR="00000000" w:rsidDel="00000000" w:rsidP="00000000" w:rsidRDefault="00000000" w:rsidRPr="00000000" w14:paraId="000004A7">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1c1917"/>
        </w:rPr>
      </w:pPr>
      <w:r w:rsidDel="00000000" w:rsidR="00000000" w:rsidRPr="00000000">
        <w:rPr>
          <w:rFonts w:ascii="Roboto" w:cs="Roboto" w:eastAsia="Roboto" w:hAnsi="Roboto"/>
          <w:color w:val="1c1917"/>
          <w:rtl w:val="0"/>
        </w:rPr>
        <w:t xml:space="preserve">• Break big goals down into bite-sized baby steps. Tiny progress adds up over time through consistency.</w:t>
      </w:r>
    </w:p>
    <w:p w:rsidR="00000000" w:rsidDel="00000000" w:rsidP="00000000" w:rsidRDefault="00000000" w:rsidRPr="00000000" w14:paraId="000004A8">
      <w:pPr>
        <w:pBdr>
          <w:top w:color="e5e7eb" w:space="0" w:sz="0" w:val="none"/>
          <w:left w:color="e5e7eb" w:space="0" w:sz="0" w:val="none"/>
          <w:bottom w:color="e5e7eb" w:space="0" w:sz="0" w:val="none"/>
          <w:right w:color="e5e7eb" w:space="0" w:sz="0" w:val="none"/>
          <w:between w:color="e5e7eb" w:space="0" w:sz="0" w:val="none"/>
        </w:pBdr>
        <w:shd w:fill="ffffff" w:val="clear"/>
        <w:ind w:left="720" w:firstLine="0"/>
        <w:rPr>
          <w:rFonts w:ascii="Roboto" w:cs="Roboto" w:eastAsia="Roboto" w:hAnsi="Roboto"/>
          <w:color w:val="1c1917"/>
        </w:rPr>
      </w:pPr>
      <w:r w:rsidDel="00000000" w:rsidR="00000000" w:rsidRPr="00000000">
        <w:rPr>
          <w:rtl w:val="0"/>
        </w:rPr>
      </w:r>
    </w:p>
    <w:p w:rsidR="00000000" w:rsidDel="00000000" w:rsidP="00000000" w:rsidRDefault="00000000" w:rsidRPr="00000000" w14:paraId="000004A9">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You don't need to have everything perfectly planned out yet. The important thing is to start establishing momentum however you can. </w:t>
      </w:r>
    </w:p>
    <w:p w:rsidR="00000000" w:rsidDel="00000000" w:rsidP="00000000" w:rsidRDefault="00000000" w:rsidRPr="00000000" w14:paraId="000004AA">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AB">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Wishing you the best of luck on your entrepreneurial journey!</w:t>
      </w:r>
    </w:p>
    <w:p w:rsidR="00000000" w:rsidDel="00000000" w:rsidP="00000000" w:rsidRDefault="00000000" w:rsidRPr="00000000" w14:paraId="000004AC">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AD">
      <w:pPr>
        <w:pStyle w:val="Heading4"/>
        <w:pBdr>
          <w:top w:color="e5e7eb" w:space="0" w:sz="0" w:val="none"/>
          <w:left w:color="e5e7eb" w:space="0" w:sz="0" w:val="none"/>
          <w:bottom w:color="e5e7eb" w:space="0" w:sz="0" w:val="none"/>
          <w:right w:color="e5e7eb" w:space="0" w:sz="0" w:val="none"/>
          <w:between w:color="e5e7eb" w:space="0" w:sz="0" w:val="none"/>
        </w:pBdr>
        <w:shd w:fill="ffffff" w:val="clear"/>
        <w:rPr/>
      </w:pPr>
      <w:bookmarkStart w:colFirst="0" w:colLast="0" w:name="_i77xzo7gjxlz" w:id="66"/>
      <w:bookmarkEnd w:id="66"/>
      <w:r w:rsidDel="00000000" w:rsidR="00000000" w:rsidRPr="00000000">
        <w:rPr>
          <w:rtl w:val="0"/>
        </w:rPr>
        <w:t xml:space="preserve">Post 2:</w:t>
      </w:r>
    </w:p>
    <w:p w:rsidR="00000000" w:rsidDel="00000000" w:rsidP="00000000" w:rsidRDefault="00000000" w:rsidRPr="00000000" w14:paraId="000004AE">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AF">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Arial Unicode MS" w:cs="Arial Unicode MS" w:eastAsia="Arial Unicode MS" w:hAnsi="Arial Unicode MS"/>
          <w:color w:val="1c1917"/>
          <w:rtl w:val="0"/>
        </w:rPr>
        <w:t xml:space="preserve">Tips for Starting Your Business While Working Full-Time ✅</w:t>
      </w:r>
    </w:p>
    <w:p w:rsidR="00000000" w:rsidDel="00000000" w:rsidP="00000000" w:rsidRDefault="00000000" w:rsidRPr="00000000" w14:paraId="000004B0">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B1">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Many aspiring founders ask: "How can I start a business if I already have a demanding full-time job?"</w:t>
      </w:r>
    </w:p>
    <w:p w:rsidR="00000000" w:rsidDel="00000000" w:rsidP="00000000" w:rsidRDefault="00000000" w:rsidRPr="00000000" w14:paraId="000004B2">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B3">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While it takes dedication, it's absolutely possible to get your new venture off the ground if you strategize and budget your time wisely. Here are some tips:</w:t>
      </w:r>
    </w:p>
    <w:p w:rsidR="00000000" w:rsidDel="00000000" w:rsidP="00000000" w:rsidRDefault="00000000" w:rsidRPr="00000000" w14:paraId="000004B4">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B5">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1c1917"/>
        </w:rPr>
      </w:pPr>
      <w:r w:rsidDel="00000000" w:rsidR="00000000" w:rsidRPr="00000000">
        <w:rPr>
          <w:rFonts w:ascii="Roboto" w:cs="Roboto" w:eastAsia="Roboto" w:hAnsi="Roboto"/>
          <w:color w:val="1c1917"/>
          <w:rtl w:val="0"/>
        </w:rPr>
        <w:t xml:space="preserve">• Use nights and weekends to chip away at your startup idea little by little. Even busy jobs still leave personal hours.</w:t>
      </w:r>
    </w:p>
    <w:p w:rsidR="00000000" w:rsidDel="00000000" w:rsidP="00000000" w:rsidRDefault="00000000" w:rsidRPr="00000000" w14:paraId="000004B6">
      <w:pPr>
        <w:pBdr>
          <w:top w:color="e5e7eb" w:space="0" w:sz="0" w:val="none"/>
          <w:left w:color="e5e7eb" w:space="0" w:sz="0" w:val="none"/>
          <w:bottom w:color="e5e7eb" w:space="0" w:sz="0" w:val="none"/>
          <w:right w:color="e5e7eb" w:space="0" w:sz="0" w:val="none"/>
          <w:between w:color="e5e7eb" w:space="0" w:sz="0" w:val="none"/>
        </w:pBdr>
        <w:shd w:fill="ffffff" w:val="clear"/>
        <w:ind w:left="720" w:firstLine="0"/>
        <w:rPr>
          <w:rFonts w:ascii="Roboto" w:cs="Roboto" w:eastAsia="Roboto" w:hAnsi="Roboto"/>
          <w:color w:val="1c1917"/>
        </w:rPr>
      </w:pPr>
      <w:r w:rsidDel="00000000" w:rsidR="00000000" w:rsidRPr="00000000">
        <w:rPr>
          <w:rtl w:val="0"/>
        </w:rPr>
      </w:r>
    </w:p>
    <w:p w:rsidR="00000000" w:rsidDel="00000000" w:rsidP="00000000" w:rsidRDefault="00000000" w:rsidRPr="00000000" w14:paraId="000004B7">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1c1917"/>
        </w:rPr>
      </w:pPr>
      <w:r w:rsidDel="00000000" w:rsidR="00000000" w:rsidRPr="00000000">
        <w:rPr>
          <w:rFonts w:ascii="Roboto" w:cs="Roboto" w:eastAsia="Roboto" w:hAnsi="Roboto"/>
          <w:color w:val="1c1917"/>
          <w:rtl w:val="0"/>
        </w:rPr>
        <w:t xml:space="preserve">• Consider gradually scaling back your main job responsibilities as your side business grows and requires more of your time and attention.</w:t>
      </w:r>
    </w:p>
    <w:p w:rsidR="00000000" w:rsidDel="00000000" w:rsidP="00000000" w:rsidRDefault="00000000" w:rsidRPr="00000000" w14:paraId="000004B8">
      <w:pPr>
        <w:pBdr>
          <w:top w:color="e5e7eb" w:space="0" w:sz="0" w:val="none"/>
          <w:left w:color="e5e7eb" w:space="0" w:sz="0" w:val="none"/>
          <w:bottom w:color="e5e7eb" w:space="0" w:sz="0" w:val="none"/>
          <w:right w:color="e5e7eb" w:space="0" w:sz="0" w:val="none"/>
          <w:between w:color="e5e7eb" w:space="0" w:sz="0" w:val="none"/>
        </w:pBdr>
        <w:shd w:fill="ffffff" w:val="clear"/>
        <w:ind w:left="720" w:firstLine="0"/>
        <w:rPr>
          <w:rFonts w:ascii="Roboto" w:cs="Roboto" w:eastAsia="Roboto" w:hAnsi="Roboto"/>
          <w:color w:val="1c1917"/>
        </w:rPr>
      </w:pPr>
      <w:r w:rsidDel="00000000" w:rsidR="00000000" w:rsidRPr="00000000">
        <w:rPr>
          <w:rtl w:val="0"/>
        </w:rPr>
      </w:r>
    </w:p>
    <w:p w:rsidR="00000000" w:rsidDel="00000000" w:rsidP="00000000" w:rsidRDefault="00000000" w:rsidRPr="00000000" w14:paraId="000004B9">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1c1917"/>
        </w:rPr>
      </w:pPr>
      <w:r w:rsidDel="00000000" w:rsidR="00000000" w:rsidRPr="00000000">
        <w:rPr>
          <w:rFonts w:ascii="Roboto" w:cs="Roboto" w:eastAsia="Roboto" w:hAnsi="Roboto"/>
          <w:color w:val="1c1917"/>
          <w:rtl w:val="0"/>
        </w:rPr>
        <w:t xml:space="preserve">• Unless your current role demands 80+ hour work weeks, you can find opportunities to make progress on your goals. It takes hustle and discipline!</w:t>
      </w:r>
    </w:p>
    <w:p w:rsidR="00000000" w:rsidDel="00000000" w:rsidP="00000000" w:rsidRDefault="00000000" w:rsidRPr="00000000" w14:paraId="000004BA">
      <w:pPr>
        <w:pBdr>
          <w:top w:color="e5e7eb" w:space="0" w:sz="0" w:val="none"/>
          <w:left w:color="e5e7eb" w:space="0" w:sz="0" w:val="none"/>
          <w:bottom w:color="e5e7eb" w:space="0" w:sz="0" w:val="none"/>
          <w:right w:color="e5e7eb" w:space="0" w:sz="0" w:val="none"/>
          <w:between w:color="e5e7eb" w:space="0" w:sz="0" w:val="none"/>
        </w:pBdr>
        <w:shd w:fill="ffffff" w:val="clear"/>
        <w:ind w:left="720" w:firstLine="0"/>
        <w:rPr>
          <w:rFonts w:ascii="Roboto" w:cs="Roboto" w:eastAsia="Roboto" w:hAnsi="Roboto"/>
          <w:color w:val="1c1917"/>
        </w:rPr>
      </w:pPr>
      <w:r w:rsidDel="00000000" w:rsidR="00000000" w:rsidRPr="00000000">
        <w:rPr>
          <w:rtl w:val="0"/>
        </w:rPr>
      </w:r>
    </w:p>
    <w:p w:rsidR="00000000" w:rsidDel="00000000" w:rsidP="00000000" w:rsidRDefault="00000000" w:rsidRPr="00000000" w14:paraId="000004BB">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1c1917"/>
        </w:rPr>
      </w:pPr>
      <w:r w:rsidDel="00000000" w:rsidR="00000000" w:rsidRPr="00000000">
        <w:rPr>
          <w:rFonts w:ascii="Roboto" w:cs="Roboto" w:eastAsia="Roboto" w:hAnsi="Roboto"/>
          <w:color w:val="1c1917"/>
          <w:rtl w:val="0"/>
        </w:rPr>
        <w:t xml:space="preserve">• View it as a passion project that you're excited to work on outside of your regular job. Let it develop organically from side gig into full-time endeavor.</w:t>
      </w:r>
    </w:p>
    <w:p w:rsidR="00000000" w:rsidDel="00000000" w:rsidP="00000000" w:rsidRDefault="00000000" w:rsidRPr="00000000" w14:paraId="000004BC">
      <w:pPr>
        <w:pBdr>
          <w:top w:color="e5e7eb" w:space="0" w:sz="0" w:val="none"/>
          <w:left w:color="e5e7eb" w:space="0" w:sz="0" w:val="none"/>
          <w:bottom w:color="e5e7eb" w:space="0" w:sz="0" w:val="none"/>
          <w:right w:color="e5e7eb" w:space="0" w:sz="0" w:val="none"/>
          <w:between w:color="e5e7eb" w:space="0" w:sz="0" w:val="none"/>
        </w:pBdr>
        <w:shd w:fill="ffffff" w:val="clear"/>
        <w:ind w:left="720" w:firstLine="0"/>
        <w:rPr>
          <w:rFonts w:ascii="Roboto" w:cs="Roboto" w:eastAsia="Roboto" w:hAnsi="Roboto"/>
          <w:color w:val="1c1917"/>
        </w:rPr>
      </w:pPr>
      <w:r w:rsidDel="00000000" w:rsidR="00000000" w:rsidRPr="00000000">
        <w:rPr>
          <w:rtl w:val="0"/>
        </w:rPr>
      </w:r>
    </w:p>
    <w:p w:rsidR="00000000" w:rsidDel="00000000" w:rsidP="00000000" w:rsidRDefault="00000000" w:rsidRPr="00000000" w14:paraId="000004BD">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1c1917"/>
        </w:rPr>
      </w:pPr>
      <w:r w:rsidDel="00000000" w:rsidR="00000000" w:rsidRPr="00000000">
        <w:rPr>
          <w:rFonts w:ascii="Roboto" w:cs="Roboto" w:eastAsia="Roboto" w:hAnsi="Roboto"/>
          <w:color w:val="1c1917"/>
          <w:rtl w:val="0"/>
        </w:rPr>
        <w:t xml:space="preserve">• Remind yourself that slow and steady progress is still progress. Time and consistency will help your business blossom.</w:t>
      </w:r>
    </w:p>
    <w:p w:rsidR="00000000" w:rsidDel="00000000" w:rsidP="00000000" w:rsidRDefault="00000000" w:rsidRPr="00000000" w14:paraId="000004BE">
      <w:pPr>
        <w:pBdr>
          <w:top w:color="e5e7eb" w:space="0" w:sz="0" w:val="none"/>
          <w:left w:color="e5e7eb" w:space="0" w:sz="0" w:val="none"/>
          <w:bottom w:color="e5e7eb" w:space="0" w:sz="0" w:val="none"/>
          <w:right w:color="e5e7eb" w:space="0" w:sz="0" w:val="none"/>
          <w:between w:color="e5e7eb" w:space="0" w:sz="0" w:val="none"/>
        </w:pBdr>
        <w:shd w:fill="ffffff" w:val="clear"/>
        <w:ind w:left="720" w:firstLine="0"/>
        <w:rPr>
          <w:rFonts w:ascii="Roboto" w:cs="Roboto" w:eastAsia="Roboto" w:hAnsi="Roboto"/>
          <w:color w:val="1c1917"/>
        </w:rPr>
      </w:pPr>
      <w:r w:rsidDel="00000000" w:rsidR="00000000" w:rsidRPr="00000000">
        <w:rPr>
          <w:rtl w:val="0"/>
        </w:rPr>
      </w:r>
    </w:p>
    <w:p w:rsidR="00000000" w:rsidDel="00000000" w:rsidP="00000000" w:rsidRDefault="00000000" w:rsidRPr="00000000" w14:paraId="000004BF">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With the drive and patience, you can absolutely balance a full-time job and starting a new venture on the side. I believe in you! </w:t>
      </w:r>
    </w:p>
    <w:p w:rsidR="00000000" w:rsidDel="00000000" w:rsidP="00000000" w:rsidRDefault="00000000" w:rsidRPr="00000000" w14:paraId="000004C0">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C1">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Feel free to reach out if you ever need motivation or advice. Wishing you tremendous success.</w:t>
      </w:r>
    </w:p>
    <w:p w:rsidR="00000000" w:rsidDel="00000000" w:rsidP="00000000" w:rsidRDefault="00000000" w:rsidRPr="00000000" w14:paraId="000004C2">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C3">
      <w:pPr>
        <w:pStyle w:val="Heading3"/>
        <w:pBdr>
          <w:top w:color="e5e7eb" w:space="0" w:sz="0" w:val="none"/>
          <w:left w:color="e5e7eb" w:space="0" w:sz="0" w:val="none"/>
          <w:bottom w:color="e5e7eb" w:space="0" w:sz="0" w:val="none"/>
          <w:right w:color="e5e7eb" w:space="0" w:sz="0" w:val="none"/>
          <w:between w:color="e5e7eb" w:space="0" w:sz="0" w:val="none"/>
        </w:pBdr>
        <w:shd w:fill="ffffff" w:val="clear"/>
        <w:rPr/>
      </w:pPr>
      <w:bookmarkStart w:colFirst="0" w:colLast="0" w:name="_81z8gl4y2kpu" w:id="67"/>
      <w:bookmarkEnd w:id="67"/>
      <w:r w:rsidDel="00000000" w:rsidR="00000000" w:rsidRPr="00000000">
        <w:rPr>
          <w:rtl w:val="0"/>
        </w:rPr>
        <w:t xml:space="preserve">Fear of failure holding your business back </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rFonts w:ascii="Roboto" w:cs="Roboto" w:eastAsia="Roboto" w:hAnsi="Roboto"/>
          <w:color w:val="1c1917"/>
          <w:highlight w:val="white"/>
        </w:rPr>
      </w:pPr>
      <w:r w:rsidDel="00000000" w:rsidR="00000000" w:rsidRPr="00000000">
        <w:rPr>
          <w:rFonts w:ascii="Roboto" w:cs="Roboto" w:eastAsia="Roboto" w:hAnsi="Roboto"/>
          <w:color w:val="1c1917"/>
          <w:highlight w:val="white"/>
          <w:rtl w:val="0"/>
        </w:rPr>
        <w:t xml:space="preserve">Is Fear of Failure Holding Your Business Back?</w:t>
      </w:r>
    </w:p>
    <w:p w:rsidR="00000000" w:rsidDel="00000000" w:rsidP="00000000" w:rsidRDefault="00000000" w:rsidRPr="00000000" w14:paraId="000004C6">
      <w:pPr>
        <w:rPr>
          <w:rFonts w:ascii="Roboto" w:cs="Roboto" w:eastAsia="Roboto" w:hAnsi="Roboto"/>
          <w:color w:val="1c1917"/>
          <w:highlight w:val="white"/>
        </w:rPr>
      </w:pPr>
      <w:r w:rsidDel="00000000" w:rsidR="00000000" w:rsidRPr="00000000">
        <w:rPr>
          <w:rtl w:val="0"/>
        </w:rPr>
      </w:r>
    </w:p>
    <w:p w:rsidR="00000000" w:rsidDel="00000000" w:rsidP="00000000" w:rsidRDefault="00000000" w:rsidRPr="00000000" w14:paraId="000004C7">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highlight w:val="white"/>
        </w:rPr>
      </w:pPr>
      <w:r w:rsidDel="00000000" w:rsidR="00000000" w:rsidRPr="00000000">
        <w:rPr>
          <w:rFonts w:ascii="Roboto" w:cs="Roboto" w:eastAsia="Roboto" w:hAnsi="Roboto"/>
          <w:color w:val="1c1917"/>
          <w:highlight w:val="white"/>
          <w:rtl w:val="0"/>
        </w:rPr>
        <w:t xml:space="preserve">When launching my business after grad school, I faced pressure to pursue a "respectable" corporate path instead. Rather than let norms hold me back, I made a pivotal mindset shift - I decided to stop worrying about external expectations.</w:t>
      </w:r>
    </w:p>
    <w:p w:rsidR="00000000" w:rsidDel="00000000" w:rsidP="00000000" w:rsidRDefault="00000000" w:rsidRPr="00000000" w14:paraId="000004C8">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highlight w:val="white"/>
        </w:rPr>
      </w:pPr>
      <w:r w:rsidDel="00000000" w:rsidR="00000000" w:rsidRPr="00000000">
        <w:rPr>
          <w:rtl w:val="0"/>
        </w:rPr>
      </w:r>
    </w:p>
    <w:p w:rsidR="00000000" w:rsidDel="00000000" w:rsidP="00000000" w:rsidRDefault="00000000" w:rsidRPr="00000000" w14:paraId="000004C9">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highlight w:val="white"/>
        </w:rPr>
      </w:pPr>
      <w:r w:rsidDel="00000000" w:rsidR="00000000" w:rsidRPr="00000000">
        <w:rPr>
          <w:rFonts w:ascii="Roboto" w:cs="Roboto" w:eastAsia="Roboto" w:hAnsi="Roboto"/>
          <w:color w:val="1c1917"/>
          <w:highlight w:val="white"/>
          <w:rtl w:val="0"/>
        </w:rPr>
        <w:t xml:space="preserve">By giving myself permission to tune out societal pressures and self-doubt, I could wholeheartedly focus on my entrepreneurial passions without second-guessing.</w:t>
      </w:r>
    </w:p>
    <w:p w:rsidR="00000000" w:rsidDel="00000000" w:rsidP="00000000" w:rsidRDefault="00000000" w:rsidRPr="00000000" w14:paraId="000004CA">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highlight w:val="white"/>
        </w:rPr>
      </w:pPr>
      <w:r w:rsidDel="00000000" w:rsidR="00000000" w:rsidRPr="00000000">
        <w:rPr>
          <w:rtl w:val="0"/>
        </w:rPr>
      </w:r>
    </w:p>
    <w:p w:rsidR="00000000" w:rsidDel="00000000" w:rsidP="00000000" w:rsidRDefault="00000000" w:rsidRPr="00000000" w14:paraId="000004CB">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highlight w:val="white"/>
        </w:rPr>
      </w:pPr>
      <w:r w:rsidDel="00000000" w:rsidR="00000000" w:rsidRPr="00000000">
        <w:rPr>
          <w:rFonts w:ascii="Roboto" w:cs="Roboto" w:eastAsia="Roboto" w:hAnsi="Roboto"/>
          <w:color w:val="1c1917"/>
          <w:highlight w:val="white"/>
          <w:rtl w:val="0"/>
        </w:rPr>
        <w:t xml:space="preserve">I realized that if my business only earned me $1 a month at first, I'd be fine with that. Back home, that income would've been laughable for someone with my education, but I knew I needed to define success on my own terms.</w:t>
      </w:r>
    </w:p>
    <w:p w:rsidR="00000000" w:rsidDel="00000000" w:rsidP="00000000" w:rsidRDefault="00000000" w:rsidRPr="00000000" w14:paraId="000004CC">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highlight w:val="white"/>
        </w:rPr>
      </w:pPr>
      <w:r w:rsidDel="00000000" w:rsidR="00000000" w:rsidRPr="00000000">
        <w:rPr>
          <w:rtl w:val="0"/>
        </w:rPr>
      </w:r>
    </w:p>
    <w:p w:rsidR="00000000" w:rsidDel="00000000" w:rsidP="00000000" w:rsidRDefault="00000000" w:rsidRPr="00000000" w14:paraId="000004CD">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highlight w:val="white"/>
        </w:rPr>
      </w:pPr>
      <w:r w:rsidDel="00000000" w:rsidR="00000000" w:rsidRPr="00000000">
        <w:rPr>
          <w:rFonts w:ascii="Roboto" w:cs="Roboto" w:eastAsia="Roboto" w:hAnsi="Roboto"/>
          <w:color w:val="1c1917"/>
          <w:highlight w:val="white"/>
          <w:rtl w:val="0"/>
        </w:rPr>
        <w:t xml:space="preserve">The key was surrounding myself with supportive people who encouraged my ambitions rather than criticized them. I also gave myself physical and mental space from any naysayers in my life.</w:t>
      </w:r>
    </w:p>
    <w:p w:rsidR="00000000" w:rsidDel="00000000" w:rsidP="00000000" w:rsidRDefault="00000000" w:rsidRPr="00000000" w14:paraId="000004CE">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highlight w:val="white"/>
        </w:rPr>
      </w:pPr>
      <w:r w:rsidDel="00000000" w:rsidR="00000000" w:rsidRPr="00000000">
        <w:rPr>
          <w:rtl w:val="0"/>
        </w:rPr>
      </w:r>
    </w:p>
    <w:p w:rsidR="00000000" w:rsidDel="00000000" w:rsidP="00000000" w:rsidRDefault="00000000" w:rsidRPr="00000000" w14:paraId="000004CF">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highlight w:val="white"/>
        </w:rPr>
      </w:pPr>
      <w:r w:rsidDel="00000000" w:rsidR="00000000" w:rsidRPr="00000000">
        <w:rPr>
          <w:rFonts w:ascii="Roboto" w:cs="Roboto" w:eastAsia="Roboto" w:hAnsi="Roboto"/>
          <w:color w:val="1c1917"/>
          <w:highlight w:val="white"/>
          <w:rtl w:val="0"/>
        </w:rPr>
        <w:t xml:space="preserve">You don't necessarily need to move abroad. But assessing whether certain attitudes in your circle are empowering or limiting you is important. At the end of the day, you know your dreams better than anyone else.</w:t>
      </w:r>
    </w:p>
    <w:p w:rsidR="00000000" w:rsidDel="00000000" w:rsidP="00000000" w:rsidRDefault="00000000" w:rsidRPr="00000000" w14:paraId="000004D0">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highlight w:val="white"/>
        </w:rPr>
      </w:pPr>
      <w:r w:rsidDel="00000000" w:rsidR="00000000" w:rsidRPr="00000000">
        <w:rPr>
          <w:rtl w:val="0"/>
        </w:rPr>
      </w:r>
    </w:p>
    <w:p w:rsidR="00000000" w:rsidDel="00000000" w:rsidP="00000000" w:rsidRDefault="00000000" w:rsidRPr="00000000" w14:paraId="000004D1">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highlight w:val="white"/>
        </w:rPr>
      </w:pPr>
      <w:r w:rsidDel="00000000" w:rsidR="00000000" w:rsidRPr="00000000">
        <w:rPr>
          <w:rFonts w:ascii="Roboto" w:cs="Roboto" w:eastAsia="Roboto" w:hAnsi="Roboto"/>
          <w:color w:val="1c1917"/>
          <w:highlight w:val="white"/>
          <w:rtl w:val="0"/>
        </w:rPr>
        <w:t xml:space="preserve">Don't let self-doubt or outside noise talk you out of boldly pursuing what sets your spirit on fire. By tuning out judgment and comparing yourself to others, you can wholeheartedly chase the path that feels right. You've got this!</w:t>
      </w:r>
    </w:p>
    <w:p w:rsidR="00000000" w:rsidDel="00000000" w:rsidP="00000000" w:rsidRDefault="00000000" w:rsidRPr="00000000" w14:paraId="000004D2">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highlight w:val="white"/>
        </w:rPr>
      </w:pPr>
      <w:r w:rsidDel="00000000" w:rsidR="00000000" w:rsidRPr="00000000">
        <w:rPr>
          <w:rtl w:val="0"/>
        </w:rPr>
      </w:r>
    </w:p>
    <w:p w:rsidR="00000000" w:rsidDel="00000000" w:rsidP="00000000" w:rsidRDefault="00000000" w:rsidRPr="00000000" w14:paraId="000004D3">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highlight w:val="white"/>
        </w:rPr>
      </w:pPr>
      <w:r w:rsidDel="00000000" w:rsidR="00000000" w:rsidRPr="00000000">
        <w:rPr>
          <w:rFonts w:ascii="Roboto" w:cs="Roboto" w:eastAsia="Roboto" w:hAnsi="Roboto"/>
          <w:color w:val="1c1917"/>
          <w:highlight w:val="white"/>
          <w:rtl w:val="0"/>
        </w:rPr>
        <w:t xml:space="preserve">What would you try if you knew you wouldn’t fail? Why not take the first step toward that? </w:t>
      </w:r>
    </w:p>
    <w:p w:rsidR="00000000" w:rsidDel="00000000" w:rsidP="00000000" w:rsidRDefault="00000000" w:rsidRPr="00000000" w14:paraId="000004D4">
      <w:pPr>
        <w:rPr>
          <w:rFonts w:ascii="Roboto" w:cs="Roboto" w:eastAsia="Roboto" w:hAnsi="Roboto"/>
          <w:color w:val="1c1917"/>
          <w:highlight w:val="white"/>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D7">
      <w:pPr>
        <w:pStyle w:val="Heading3"/>
        <w:pBdr>
          <w:top w:color="e5e7eb" w:space="0" w:sz="0" w:val="none"/>
          <w:left w:color="e5e7eb" w:space="0" w:sz="0" w:val="none"/>
          <w:bottom w:color="e5e7eb" w:space="0" w:sz="0" w:val="none"/>
          <w:right w:color="e5e7eb" w:space="0" w:sz="0" w:val="none"/>
          <w:between w:color="e5e7eb" w:space="0" w:sz="0" w:val="none"/>
        </w:pBdr>
        <w:shd w:fill="ffffff" w:val="clear"/>
        <w:rPr/>
      </w:pPr>
      <w:bookmarkStart w:colFirst="0" w:colLast="0" w:name="_2mjgp9jevoyp" w:id="68"/>
      <w:bookmarkEnd w:id="68"/>
      <w:r w:rsidDel="00000000" w:rsidR="00000000" w:rsidRPr="00000000">
        <w:rPr>
          <w:rtl w:val="0"/>
        </w:rPr>
        <w:t xml:space="preserve">The importance of organizational structure </w:t>
        <w:br w:type="textWrapping"/>
        <w:br w:type="textWrapping"/>
      </w:r>
    </w:p>
    <w:p w:rsidR="00000000" w:rsidDel="00000000" w:rsidP="00000000" w:rsidRDefault="00000000" w:rsidRPr="00000000" w14:paraId="000004D8">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1c1917"/>
        </w:rPr>
      </w:pPr>
      <w:r w:rsidDel="00000000" w:rsidR="00000000" w:rsidRPr="00000000">
        <w:rPr>
          <w:rFonts w:ascii="Roboto" w:cs="Roboto" w:eastAsia="Roboto" w:hAnsi="Roboto"/>
          <w:color w:val="1c1917"/>
          <w:rtl w:val="0"/>
        </w:rPr>
        <w:t xml:space="preserve">When Scaling Your Startup, organization Isn't Optional</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As my startup begins to scale, an important lesson I'm learning is the need for organizational structure and reporting clarity.</w:t>
      </w:r>
    </w:p>
    <w:p w:rsidR="00000000" w:rsidDel="00000000" w:rsidP="00000000" w:rsidRDefault="00000000" w:rsidRPr="00000000" w14:paraId="000004DB">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DC">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It's tempting to keep things casual as your startup grows. After all, hierarchy and structure can seem stiff. But winging it will backfire fast.</w:t>
      </w:r>
    </w:p>
    <w:p w:rsidR="00000000" w:rsidDel="00000000" w:rsidP="00000000" w:rsidRDefault="00000000" w:rsidRPr="00000000" w14:paraId="000004DD">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DE">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When you're small, flat hierarchies and informal communication can work fine. But as you add more people, things quickly become chaotic without defined processes.</w:t>
      </w:r>
    </w:p>
    <w:p w:rsidR="00000000" w:rsidDel="00000000" w:rsidP="00000000" w:rsidRDefault="00000000" w:rsidRPr="00000000" w14:paraId="000004DF">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E0">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Personally, I can no longer have impromptu chats with every team member daily. We need an intentional reporting structure so people know who to go to.</w:t>
      </w:r>
    </w:p>
    <w:p w:rsidR="00000000" w:rsidDel="00000000" w:rsidP="00000000" w:rsidRDefault="00000000" w:rsidRPr="00000000" w14:paraId="000004E1">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E2">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That's why I'm establishing clear lines of communication with managers that team members can turn to. I also have a schedule of recurring meetings booked out months in advance.</w:t>
      </w:r>
    </w:p>
    <w:p w:rsidR="00000000" w:rsidDel="00000000" w:rsidP="00000000" w:rsidRDefault="00000000" w:rsidRPr="00000000" w14:paraId="000004E3">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E4">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While regular check-ins can be canceled if needed, having them pre-planned ensures key conversations actually happen amidst the frenzy of daily tasks. No more finishing a 2-hour call at 5pm when we realize we haven't connected in weeks!</w:t>
      </w:r>
    </w:p>
    <w:p w:rsidR="00000000" w:rsidDel="00000000" w:rsidP="00000000" w:rsidRDefault="00000000" w:rsidRPr="00000000" w14:paraId="000004E5">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E6">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The lesson? While structure isn't "sexy," it's critical. Defined roles, streamlined reporting, and scheduled touch points will benefit your scaling startup in many ways:</w:t>
      </w:r>
    </w:p>
    <w:p w:rsidR="00000000" w:rsidDel="00000000" w:rsidP="00000000" w:rsidRDefault="00000000" w:rsidRPr="00000000" w14:paraId="000004E7">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E8">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1c1917"/>
        </w:rPr>
      </w:pPr>
      <w:r w:rsidDel="00000000" w:rsidR="00000000" w:rsidRPr="00000000">
        <w:rPr>
          <w:rFonts w:ascii="Roboto" w:cs="Roboto" w:eastAsia="Roboto" w:hAnsi="Roboto"/>
          <w:color w:val="1c1917"/>
          <w:rtl w:val="0"/>
        </w:rPr>
        <w:t xml:space="preserve">• Eliminates uncertainty about who to contact</w:t>
      </w:r>
    </w:p>
    <w:p w:rsidR="00000000" w:rsidDel="00000000" w:rsidP="00000000" w:rsidRDefault="00000000" w:rsidRPr="00000000" w14:paraId="000004E9">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1c1917"/>
        </w:rPr>
      </w:pPr>
      <w:r w:rsidDel="00000000" w:rsidR="00000000" w:rsidRPr="00000000">
        <w:rPr>
          <w:rtl w:val="0"/>
        </w:rPr>
      </w:r>
    </w:p>
    <w:p w:rsidR="00000000" w:rsidDel="00000000" w:rsidP="00000000" w:rsidRDefault="00000000" w:rsidRPr="00000000" w14:paraId="000004EA">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1c1917"/>
        </w:rPr>
      </w:pPr>
      <w:r w:rsidDel="00000000" w:rsidR="00000000" w:rsidRPr="00000000">
        <w:rPr>
          <w:rFonts w:ascii="Roboto" w:cs="Roboto" w:eastAsia="Roboto" w:hAnsi="Roboto"/>
          <w:color w:val="1c1917"/>
          <w:rtl w:val="0"/>
        </w:rPr>
        <w:t xml:space="preserve">• Increases leadership bandwidth</w:t>
      </w:r>
    </w:p>
    <w:p w:rsidR="00000000" w:rsidDel="00000000" w:rsidP="00000000" w:rsidRDefault="00000000" w:rsidRPr="00000000" w14:paraId="000004EB">
      <w:pPr>
        <w:pBdr>
          <w:top w:color="e5e7eb" w:space="0" w:sz="0" w:val="none"/>
          <w:left w:color="e5e7eb" w:space="0" w:sz="0" w:val="none"/>
          <w:bottom w:color="e5e7eb" w:space="0" w:sz="0" w:val="none"/>
          <w:right w:color="e5e7eb" w:space="0" w:sz="0" w:val="none"/>
          <w:between w:color="e5e7eb" w:space="0" w:sz="0" w:val="none"/>
        </w:pBdr>
        <w:shd w:fill="ffffff" w:val="clear"/>
        <w:ind w:left="720" w:firstLine="0"/>
        <w:rPr>
          <w:rFonts w:ascii="Roboto" w:cs="Roboto" w:eastAsia="Roboto" w:hAnsi="Roboto"/>
          <w:color w:val="1c1917"/>
        </w:rPr>
      </w:pPr>
      <w:r w:rsidDel="00000000" w:rsidR="00000000" w:rsidRPr="00000000">
        <w:rPr>
          <w:rtl w:val="0"/>
        </w:rPr>
      </w:r>
    </w:p>
    <w:p w:rsidR="00000000" w:rsidDel="00000000" w:rsidP="00000000" w:rsidRDefault="00000000" w:rsidRPr="00000000" w14:paraId="000004EC">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1c1917"/>
        </w:rPr>
      </w:pPr>
      <w:r w:rsidDel="00000000" w:rsidR="00000000" w:rsidRPr="00000000">
        <w:rPr>
          <w:rFonts w:ascii="Roboto" w:cs="Roboto" w:eastAsia="Roboto" w:hAnsi="Roboto"/>
          <w:color w:val="1c1917"/>
          <w:rtl w:val="0"/>
        </w:rPr>
        <w:t xml:space="preserve">• Drives strategic alignment</w:t>
      </w:r>
    </w:p>
    <w:p w:rsidR="00000000" w:rsidDel="00000000" w:rsidP="00000000" w:rsidRDefault="00000000" w:rsidRPr="00000000" w14:paraId="000004ED">
      <w:pPr>
        <w:pBdr>
          <w:top w:color="e5e7eb" w:space="0" w:sz="0" w:val="none"/>
          <w:left w:color="e5e7eb" w:space="0" w:sz="0" w:val="none"/>
          <w:bottom w:color="e5e7eb" w:space="0" w:sz="0" w:val="none"/>
          <w:right w:color="e5e7eb" w:space="0" w:sz="0" w:val="none"/>
          <w:between w:color="e5e7eb" w:space="0" w:sz="0" w:val="none"/>
        </w:pBdr>
        <w:shd w:fill="ffffff" w:val="clear"/>
        <w:ind w:left="720" w:firstLine="0"/>
        <w:rPr>
          <w:rFonts w:ascii="Roboto" w:cs="Roboto" w:eastAsia="Roboto" w:hAnsi="Roboto"/>
          <w:color w:val="1c1917"/>
        </w:rPr>
      </w:pPr>
      <w:r w:rsidDel="00000000" w:rsidR="00000000" w:rsidRPr="00000000">
        <w:rPr>
          <w:rtl w:val="0"/>
        </w:rPr>
      </w:r>
    </w:p>
    <w:p w:rsidR="00000000" w:rsidDel="00000000" w:rsidP="00000000" w:rsidRDefault="00000000" w:rsidRPr="00000000" w14:paraId="000004EE">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1c1917"/>
        </w:rPr>
      </w:pPr>
      <w:r w:rsidDel="00000000" w:rsidR="00000000" w:rsidRPr="00000000">
        <w:rPr>
          <w:rFonts w:ascii="Roboto" w:cs="Roboto" w:eastAsia="Roboto" w:hAnsi="Roboto"/>
          <w:color w:val="1c1917"/>
          <w:rtl w:val="0"/>
        </w:rPr>
        <w:t xml:space="preserve">• Boosts productivity and focus</w:t>
      </w:r>
    </w:p>
    <w:p w:rsidR="00000000" w:rsidDel="00000000" w:rsidP="00000000" w:rsidRDefault="00000000" w:rsidRPr="00000000" w14:paraId="000004EF">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F0">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Don't just wing it and hope for the best. Be proactive about organization, reporting, and communication flows.</w:t>
      </w:r>
    </w:p>
    <w:p w:rsidR="00000000" w:rsidDel="00000000" w:rsidP="00000000" w:rsidRDefault="00000000" w:rsidRPr="00000000" w14:paraId="000004F1">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F2">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Your team will thank you for it, and your startup will benefit from the strategic alignment and productivity. Onward and upward!</w:t>
      </w:r>
    </w:p>
    <w:p w:rsidR="00000000" w:rsidDel="00000000" w:rsidP="00000000" w:rsidRDefault="00000000" w:rsidRPr="00000000" w14:paraId="000004F3">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F4">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What lessons have you learned regarding structure as your company scales? What strategies have you used? Share your insights below!</w:t>
      </w:r>
    </w:p>
    <w:p w:rsidR="00000000" w:rsidDel="00000000" w:rsidP="00000000" w:rsidRDefault="00000000" w:rsidRPr="00000000" w14:paraId="000004F5">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F6">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F7">
      <w:pPr>
        <w:pStyle w:val="Heading3"/>
        <w:pBdr>
          <w:top w:color="e5e7eb" w:space="0" w:sz="0" w:val="none"/>
          <w:left w:color="e5e7eb" w:space="0" w:sz="0" w:val="none"/>
          <w:bottom w:color="e5e7eb" w:space="0" w:sz="0" w:val="none"/>
          <w:right w:color="e5e7eb" w:space="0" w:sz="0" w:val="none"/>
          <w:between w:color="e5e7eb" w:space="0" w:sz="0" w:val="none"/>
        </w:pBdr>
        <w:shd w:fill="ffffff" w:val="clear"/>
        <w:rPr/>
      </w:pPr>
      <w:bookmarkStart w:colFirst="0" w:colLast="0" w:name="_dfptpz50ckom" w:id="69"/>
      <w:bookmarkEnd w:id="69"/>
      <w:r w:rsidDel="00000000" w:rsidR="00000000" w:rsidRPr="00000000">
        <w:rPr>
          <w:rtl w:val="0"/>
        </w:rPr>
        <w:t xml:space="preserve">Hiring a leadership coach </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drawing>
          <wp:inline distB="114300" distT="114300" distL="114300" distR="114300">
            <wp:extent cx="3690938" cy="7998366"/>
            <wp:effectExtent b="0" l="0" r="0" t="0"/>
            <wp:docPr id="6" name="image5.jpg"/>
            <a:graphic>
              <a:graphicData uri="http://schemas.openxmlformats.org/drawingml/2006/picture">
                <pic:pic>
                  <pic:nvPicPr>
                    <pic:cNvPr id="0" name="image5.jpg"/>
                    <pic:cNvPicPr preferRelativeResize="0"/>
                  </pic:nvPicPr>
                  <pic:blipFill>
                    <a:blip r:embed="rId31"/>
                    <a:srcRect b="0" l="0" r="0" t="0"/>
                    <a:stretch>
                      <a:fillRect/>
                    </a:stretch>
                  </pic:blipFill>
                  <pic:spPr>
                    <a:xfrm>
                      <a:off x="0" y="0"/>
                      <a:ext cx="3690938" cy="7998366"/>
                    </a:xfrm>
                    <a:prstGeom prst="rect"/>
                    <a:ln/>
                  </pic:spPr>
                </pic:pic>
              </a:graphicData>
            </a:graphic>
          </wp:inline>
        </w:drawing>
      </w:r>
      <w:r w:rsidDel="00000000" w:rsidR="00000000" w:rsidRPr="00000000">
        <w:rPr>
          <w:rtl w:val="0"/>
        </w:rPr>
      </w:r>
    </w:p>
    <w:p w:rsidR="00000000" w:rsidDel="00000000" w:rsidP="00000000" w:rsidRDefault="00000000" w:rsidRPr="00000000" w14:paraId="000004FB">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Investing in Our Leaders to Enable Growth 🧑‍🏫</w:t>
      </w:r>
    </w:p>
    <w:p w:rsidR="00000000" w:rsidDel="00000000" w:rsidP="00000000" w:rsidRDefault="00000000" w:rsidRPr="00000000" w14:paraId="000004FC">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FD">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As our startup scales, it's crucial that our people have the tools to develop as leaders and managers. That's why we've brought on an incredible leadership coach, </w:t>
      </w:r>
      <w:r w:rsidDel="00000000" w:rsidR="00000000" w:rsidRPr="00000000">
        <w:rPr>
          <w:rFonts w:ascii="Roboto" w:cs="Roboto" w:eastAsia="Roboto" w:hAnsi="Roboto"/>
          <w:color w:val="ff0000"/>
          <w:rtl w:val="0"/>
        </w:rPr>
        <w:t xml:space="preserve">Jörg</w:t>
      </w:r>
      <w:r w:rsidDel="00000000" w:rsidR="00000000" w:rsidRPr="00000000">
        <w:rPr>
          <w:rFonts w:ascii="Roboto" w:cs="Roboto" w:eastAsia="Roboto" w:hAnsi="Roboto"/>
          <w:color w:val="1c1917"/>
          <w:rtl w:val="0"/>
        </w:rPr>
        <w:t xml:space="preserve">!</w:t>
      </w:r>
    </w:p>
    <w:p w:rsidR="00000000" w:rsidDel="00000000" w:rsidP="00000000" w:rsidRDefault="00000000" w:rsidRPr="00000000" w14:paraId="000004FE">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4FF">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With many new hires joining our team, </w:t>
      </w:r>
      <w:r w:rsidDel="00000000" w:rsidR="00000000" w:rsidRPr="00000000">
        <w:rPr>
          <w:rFonts w:ascii="Roboto" w:cs="Roboto" w:eastAsia="Roboto" w:hAnsi="Roboto"/>
          <w:color w:val="ff0000"/>
          <w:rtl w:val="0"/>
        </w:rPr>
        <w:t xml:space="preserve">Jörg</w:t>
      </w:r>
      <w:r w:rsidDel="00000000" w:rsidR="00000000" w:rsidRPr="00000000">
        <w:rPr>
          <w:rFonts w:ascii="Roboto" w:cs="Roboto" w:eastAsia="Roboto" w:hAnsi="Roboto"/>
          <w:color w:val="1c1917"/>
          <w:rtl w:val="0"/>
        </w:rPr>
        <w:t xml:space="preserve"> is providing invaluable workshops and training. He's teaching our emerging leaders how to step up, communicate effectively, handle performance issues, and bring out the best in their people.</w:t>
      </w:r>
    </w:p>
    <w:p w:rsidR="00000000" w:rsidDel="00000000" w:rsidP="00000000" w:rsidRDefault="00000000" w:rsidRPr="00000000" w14:paraId="00000500">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501">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Beyond group sessions, he makes himself available as a trusted advisor if anyone needs a second opinion navigating leadership challenges. It's amazing to have this wealth of expertise at our fingertips.</w:t>
      </w:r>
    </w:p>
    <w:p w:rsidR="00000000" w:rsidDel="00000000" w:rsidP="00000000" w:rsidRDefault="00000000" w:rsidRPr="00000000" w14:paraId="00000502">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503">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Investing in your leaders is so important during growth phases. </w:t>
      </w:r>
    </w:p>
    <w:p w:rsidR="00000000" w:rsidDel="00000000" w:rsidP="00000000" w:rsidRDefault="00000000" w:rsidRPr="00000000" w14:paraId="00000504">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505">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With proper guidance, they can evolve from individual contributors into strategic managers who empower their teams to thrive.</w:t>
      </w:r>
    </w:p>
    <w:p w:rsidR="00000000" w:rsidDel="00000000" w:rsidP="00000000" w:rsidRDefault="00000000" w:rsidRPr="00000000" w14:paraId="00000506">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507">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We're already seeing our leaders gain confidence and come into their own. And it's benefitting our entire company culture!</w:t>
      </w:r>
    </w:p>
    <w:p w:rsidR="00000000" w:rsidDel="00000000" w:rsidP="00000000" w:rsidRDefault="00000000" w:rsidRPr="00000000" w14:paraId="00000508">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509">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Wishing the best of luck to all founders looking to scale. Developing your people will take your startup to the next level!</w:t>
      </w:r>
    </w:p>
    <w:p w:rsidR="00000000" w:rsidDel="00000000" w:rsidP="00000000" w:rsidRDefault="00000000" w:rsidRPr="00000000" w14:paraId="0000050A">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50B">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50C">
      <w:pPr>
        <w:pStyle w:val="Heading3"/>
        <w:rPr/>
      </w:pPr>
      <w:bookmarkStart w:colFirst="0" w:colLast="0" w:name="_rkzqqn5y47m" w:id="70"/>
      <w:bookmarkEnd w:id="70"/>
      <w:r w:rsidDel="00000000" w:rsidR="00000000" w:rsidRPr="00000000">
        <w:rPr>
          <w:rtl w:val="0"/>
        </w:rPr>
        <w:t xml:space="preserve">Jasmin coming in to coach </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Investing in Our Team's Growth Through Expert Guidance 🧠</w:t>
      </w:r>
    </w:p>
    <w:p w:rsidR="00000000" w:rsidDel="00000000" w:rsidP="00000000" w:rsidRDefault="00000000" w:rsidRPr="00000000" w14:paraId="0000050F">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510">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Investing in your people is crucial, especially when scaling. </w:t>
      </w:r>
    </w:p>
    <w:p w:rsidR="00000000" w:rsidDel="00000000" w:rsidP="00000000" w:rsidRDefault="00000000" w:rsidRPr="00000000" w14:paraId="00000511">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512">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We strongly believe in leveling up our team's skills and want every team member to understand their purpose and see the big picture.</w:t>
      </w:r>
    </w:p>
    <w:p w:rsidR="00000000" w:rsidDel="00000000" w:rsidP="00000000" w:rsidRDefault="00000000" w:rsidRPr="00000000" w14:paraId="00000513">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514">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To achieve that, we recently brought in esteemed M&amp;A expert </w:t>
      </w:r>
      <w:r w:rsidDel="00000000" w:rsidR="00000000" w:rsidRPr="00000000">
        <w:rPr>
          <w:rFonts w:ascii="Roboto" w:cs="Roboto" w:eastAsia="Roboto" w:hAnsi="Roboto"/>
          <w:color w:val="ff0000"/>
          <w:rtl w:val="0"/>
        </w:rPr>
        <w:t xml:space="preserve">Jasmin</w:t>
      </w:r>
      <w:r w:rsidDel="00000000" w:rsidR="00000000" w:rsidRPr="00000000">
        <w:rPr>
          <w:rFonts w:ascii="Roboto" w:cs="Roboto" w:eastAsia="Roboto" w:hAnsi="Roboto"/>
          <w:color w:val="1c1917"/>
          <w:rtl w:val="0"/>
        </w:rPr>
        <w:t xml:space="preserve"> for an invaluable learning day!</w:t>
      </w:r>
    </w:p>
    <w:p w:rsidR="00000000" w:rsidDel="00000000" w:rsidP="00000000" w:rsidRDefault="00000000" w:rsidRPr="00000000" w14:paraId="00000515">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516">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ff0000"/>
          <w:rtl w:val="0"/>
        </w:rPr>
        <w:t xml:space="preserve">Jasmin</w:t>
      </w:r>
      <w:r w:rsidDel="00000000" w:rsidR="00000000" w:rsidRPr="00000000">
        <w:rPr>
          <w:rFonts w:ascii="Roboto" w:cs="Roboto" w:eastAsia="Roboto" w:hAnsi="Roboto"/>
          <w:color w:val="1c1917"/>
          <w:rtl w:val="0"/>
        </w:rPr>
        <w:t xml:space="preserve"> has decades of experience advising major corporations on mergers, acquisitions, IPOs and more. He took the time to explain these complex strategic matters to our team in understandable terms.</w:t>
      </w:r>
    </w:p>
    <w:p w:rsidR="00000000" w:rsidDel="00000000" w:rsidP="00000000" w:rsidRDefault="00000000" w:rsidRPr="00000000" w14:paraId="00000517">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518">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He provided context on how our day-to-day work fits into larger business development goals. We’re already applying these insights to work more strategically.</w:t>
      </w:r>
    </w:p>
    <w:p w:rsidR="00000000" w:rsidDel="00000000" w:rsidP="00000000" w:rsidRDefault="00000000" w:rsidRPr="00000000" w14:paraId="00000519">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51A">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51B">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Thank you Jasmin for sharing your wisdom! We're lucky to learn from the best in the business. </w:t>
      </w:r>
    </w:p>
    <w:p w:rsidR="00000000" w:rsidDel="00000000" w:rsidP="00000000" w:rsidRDefault="00000000" w:rsidRPr="00000000" w14:paraId="0000051C">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51D">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Our team came away smarter, inspired and empowered to deliver more value.</w:t>
      </w:r>
    </w:p>
    <w:p w:rsidR="00000000" w:rsidDel="00000000" w:rsidP="00000000" w:rsidRDefault="00000000" w:rsidRPr="00000000" w14:paraId="0000051E">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51F">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It was AMAZING to learn more about where our pitch decks and investor presentations go after they’re delivered to the client – from top VCs to the halls of EU and government officials. </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pStyle w:val="Heading1"/>
        <w:rPr/>
      </w:pPr>
      <w:bookmarkStart w:colFirst="0" w:colLast="0" w:name="_3uigh6yesy70" w:id="71"/>
      <w:bookmarkEnd w:id="71"/>
      <w:hyperlink w:anchor="_3uigh6yesy70">
        <w:r w:rsidDel="00000000" w:rsidR="00000000" w:rsidRPr="00000000">
          <w:rPr>
            <w:color w:val="1155cc"/>
            <w:u w:val="single"/>
            <w:rtl w:val="0"/>
          </w:rPr>
          <w:t xml:space="preserve">Week One </w:t>
        </w:r>
      </w:hyperlink>
      <w:r w:rsidDel="00000000" w:rsidR="00000000" w:rsidRPr="00000000">
        <w:rPr>
          <w:rtl w:val="0"/>
        </w:rPr>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pStyle w:val="Heading3"/>
        <w:rPr/>
      </w:pPr>
      <w:bookmarkStart w:colFirst="0" w:colLast="0" w:name="_vo2jc1tg7vs4" w:id="72"/>
      <w:bookmarkEnd w:id="72"/>
      <w:hyperlink w:anchor="_vo2jc1tg7vs4">
        <w:r w:rsidDel="00000000" w:rsidR="00000000" w:rsidRPr="00000000">
          <w:rPr>
            <w:color w:val="1155cc"/>
            <w:u w:val="single"/>
            <w:rtl w:val="0"/>
          </w:rPr>
          <w:t xml:space="preserve">Intro Post</w:t>
        </w:r>
      </w:hyperlink>
      <w:r w:rsidDel="00000000" w:rsidR="00000000" w:rsidRPr="00000000">
        <w:rPr>
          <w:rtl w:val="0"/>
        </w:rPr>
        <w:t xml:space="preserve"> [PUBLISHED] </w:t>
      </w:r>
      <w:r w:rsidDel="00000000" w:rsidR="00000000" w:rsidRPr="00000000">
        <w:rPr>
          <w:rtl w:val="0"/>
        </w:rPr>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👋Hello, everyone, we are back! While I've been quiet online, behind the curtains, this year has been the most incredible yet. </w:t>
      </w:r>
    </w:p>
    <w:p w:rsidR="00000000" w:rsidDel="00000000" w:rsidP="00000000" w:rsidRDefault="00000000" w:rsidRPr="00000000" w14:paraId="0000052A">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52B">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My fantastic team has been heads-down, delivering outstanding results.</w:t>
      </w:r>
    </w:p>
    <w:p w:rsidR="00000000" w:rsidDel="00000000" w:rsidP="00000000" w:rsidRDefault="00000000" w:rsidRPr="00000000" w14:paraId="0000052C">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52D">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In fact, this past week was a truly proud moment as I looked around the office and saw </w:t>
      </w:r>
      <w:r w:rsidDel="00000000" w:rsidR="00000000" w:rsidRPr="00000000">
        <w:rPr>
          <w:rFonts w:ascii="Roboto" w:cs="Roboto" w:eastAsia="Roboto" w:hAnsi="Roboto"/>
          <w:rtl w:val="0"/>
        </w:rPr>
        <w:t xml:space="preserve">eight brilliant people</w:t>
      </w:r>
      <w:r w:rsidDel="00000000" w:rsidR="00000000" w:rsidRPr="00000000">
        <w:rPr>
          <w:rFonts w:ascii="Roboto" w:cs="Roboto" w:eastAsia="Roboto" w:hAnsi="Roboto"/>
          <w:color w:val="1c1917"/>
          <w:rtl w:val="0"/>
        </w:rPr>
        <w:t xml:space="preserve"> working together. Eight! Can you believe it? 🤯</w:t>
      </w:r>
    </w:p>
    <w:p w:rsidR="00000000" w:rsidDel="00000000" w:rsidP="00000000" w:rsidRDefault="00000000" w:rsidRPr="00000000" w14:paraId="0000052E">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52F">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To think that just a year ago, it was only me, myself, and I (and Kevin and Erik in their first week). I never imagined we would grow so quickly.</w:t>
      </w:r>
    </w:p>
    <w:p w:rsidR="00000000" w:rsidDel="00000000" w:rsidP="00000000" w:rsidRDefault="00000000" w:rsidRPr="00000000" w14:paraId="00000530">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531">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Seeing the team gathered together motivated me even more for the HUGE opportunities that await us in Q4. </w:t>
      </w:r>
    </w:p>
    <w:p w:rsidR="00000000" w:rsidDel="00000000" w:rsidP="00000000" w:rsidRDefault="00000000" w:rsidRPr="00000000" w14:paraId="00000532">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533">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This is just the beginning, too. The team continues to expand, with talented new members joining every month. I feel so fortunate to work with such an amazing group – it’s moments like these that make you feel truly blessed as a business owner. </w:t>
      </w:r>
    </w:p>
    <w:p w:rsidR="00000000" w:rsidDel="00000000" w:rsidP="00000000" w:rsidRDefault="00000000" w:rsidRPr="00000000" w14:paraId="00000534">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535">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What will the future hold? 👀</w:t>
      </w:r>
    </w:p>
    <w:p w:rsidR="00000000" w:rsidDel="00000000" w:rsidP="00000000" w:rsidRDefault="00000000" w:rsidRPr="00000000" w14:paraId="00000536">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537">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I have a lot to tell you about this year – but let’s take baby steps…</w:t>
      </w:r>
    </w:p>
    <w:p w:rsidR="00000000" w:rsidDel="00000000" w:rsidP="00000000" w:rsidRDefault="00000000" w:rsidRPr="00000000" w14:paraId="00000538">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539">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I'm excited to start sharing our journey to new horizons (and a new company!) after what has been an amazing Q3. Follow us closely to get to know our team, and join us as we walk you through our journey! </w:t>
      </w:r>
    </w:p>
    <w:p w:rsidR="00000000" w:rsidDel="00000000" w:rsidP="00000000" w:rsidRDefault="00000000" w:rsidRPr="00000000" w14:paraId="0000053A">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53B">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I'll be posting more updates and insights soon. But for now, I just wanted to check in and say hello again! Let the social media journey continue 🚀</w:t>
      </w:r>
    </w:p>
    <w:p w:rsidR="00000000" w:rsidDel="00000000" w:rsidP="00000000" w:rsidRDefault="00000000" w:rsidRPr="00000000" w14:paraId="0000053C">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53D">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Wishing you all a phenomenal Q4! Stay tuned for pitch deck insights, a roadmap to launching a business to help new founders get off the ground, and more…</w:t>
      </w:r>
    </w:p>
    <w:p w:rsidR="00000000" w:rsidDel="00000000" w:rsidP="00000000" w:rsidRDefault="00000000" w:rsidRPr="00000000" w14:paraId="0000053E">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53F">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PS. Swipe for before and afters! 📸</w:t>
      </w:r>
    </w:p>
    <w:p w:rsidR="00000000" w:rsidDel="00000000" w:rsidP="00000000" w:rsidRDefault="00000000" w:rsidRPr="00000000" w14:paraId="00000540">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541">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I’m curious - how quickly did you move from the first employee to a little team?</w:t>
      </w:r>
    </w:p>
    <w:p w:rsidR="00000000" w:rsidDel="00000000" w:rsidP="00000000" w:rsidRDefault="00000000" w:rsidRPr="00000000" w14:paraId="00000542">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543">
      <w:pPr>
        <w:pBdr>
          <w:top w:color="e5e7eb" w:space="0" w:sz="0" w:val="none"/>
          <w:left w:color="e5e7eb" w:space="0" w:sz="0" w:val="none"/>
          <w:bottom w:color="e5e7eb" w:space="0" w:sz="0" w:val="none"/>
          <w:right w:color="e5e7eb" w:space="0" w:sz="0" w:val="none"/>
          <w:between w:color="e5e7eb" w:space="0" w:sz="0" w:val="none"/>
        </w:pBdr>
        <w:shd w:fill="ffffff" w:val="clear"/>
        <w:rPr/>
      </w:pPr>
      <w:r w:rsidDel="00000000" w:rsidR="00000000" w:rsidRPr="00000000">
        <w:rPr>
          <w:rtl w:val="0"/>
        </w:rPr>
      </w:r>
    </w:p>
    <w:p w:rsidR="00000000" w:rsidDel="00000000" w:rsidP="00000000" w:rsidRDefault="00000000" w:rsidRPr="00000000" w14:paraId="00000544">
      <w:pPr>
        <w:pStyle w:val="Heading2"/>
        <w:rPr/>
      </w:pPr>
      <w:bookmarkStart w:colFirst="0" w:colLast="0" w:name="_flf1jkdb955f" w:id="73"/>
      <w:bookmarkEnd w:id="73"/>
      <w:r w:rsidDel="00000000" w:rsidR="00000000" w:rsidRPr="00000000">
        <w:rPr/>
        <w:drawing>
          <wp:inline distB="114300" distT="114300" distL="114300" distR="114300">
            <wp:extent cx="5943600" cy="12865100"/>
            <wp:effectExtent b="0" l="0" r="0" t="0"/>
            <wp:docPr id="2" name="image7.jpg"/>
            <a:graphic>
              <a:graphicData uri="http://schemas.openxmlformats.org/drawingml/2006/picture">
                <pic:pic>
                  <pic:nvPicPr>
                    <pic:cNvPr id="0" name="image7.jpg"/>
                    <pic:cNvPicPr preferRelativeResize="0"/>
                  </pic:nvPicPr>
                  <pic:blipFill>
                    <a:blip r:embed="rId32"/>
                    <a:srcRect b="0" l="0" r="0" t="0"/>
                    <a:stretch>
                      <a:fillRect/>
                    </a:stretch>
                  </pic:blipFill>
                  <pic:spPr>
                    <a:xfrm>
                      <a:off x="0" y="0"/>
                      <a:ext cx="5943600" cy="12865100"/>
                    </a:xfrm>
                    <a:prstGeom prst="rect"/>
                    <a:ln/>
                  </pic:spPr>
                </pic:pic>
              </a:graphicData>
            </a:graphic>
          </wp:inline>
        </w:drawing>
      </w:r>
      <w:r w:rsidDel="00000000" w:rsidR="00000000" w:rsidRPr="00000000">
        <w:rPr/>
        <w:drawing>
          <wp:inline distB="114300" distT="114300" distL="114300" distR="114300">
            <wp:extent cx="5943600" cy="7924800"/>
            <wp:effectExtent b="0" l="0" r="0" t="0"/>
            <wp:docPr id="8" name="image2.jpg"/>
            <a:graphic>
              <a:graphicData uri="http://schemas.openxmlformats.org/drawingml/2006/picture">
                <pic:pic>
                  <pic:nvPicPr>
                    <pic:cNvPr id="0" name="image2.jpg"/>
                    <pic:cNvPicPr preferRelativeResize="0"/>
                  </pic:nvPicPr>
                  <pic:blipFill>
                    <a:blip r:embed="rId33"/>
                    <a:srcRect b="0" l="0" r="0" t="0"/>
                    <a:stretch>
                      <a:fillRect/>
                    </a:stretch>
                  </pic:blipFill>
                  <pic:spPr>
                    <a:xfrm>
                      <a:off x="0" y="0"/>
                      <a:ext cx="5943600" cy="7924800"/>
                    </a:xfrm>
                    <a:prstGeom prst="rect"/>
                    <a:ln/>
                  </pic:spPr>
                </pic:pic>
              </a:graphicData>
            </a:graphic>
          </wp:inline>
        </w:drawing>
      </w:r>
      <w:r w:rsidDel="00000000" w:rsidR="00000000" w:rsidRPr="00000000">
        <w:rPr/>
        <w:drawing>
          <wp:inline distB="114300" distT="114300" distL="114300" distR="114300">
            <wp:extent cx="5943600" cy="4457700"/>
            <wp:effectExtent b="0" l="0" r="0" t="0"/>
            <wp:docPr id="7" name="image6.jpg"/>
            <a:graphic>
              <a:graphicData uri="http://schemas.openxmlformats.org/drawingml/2006/picture">
                <pic:pic>
                  <pic:nvPicPr>
                    <pic:cNvPr id="0" name="image6.jpg"/>
                    <pic:cNvPicPr preferRelativeResize="0"/>
                  </pic:nvPicPr>
                  <pic:blipFill>
                    <a:blip r:embed="rId34"/>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545">
      <w:pPr>
        <w:pStyle w:val="Heading2"/>
        <w:rPr/>
      </w:pPr>
      <w:bookmarkStart w:colFirst="0" w:colLast="0" w:name="_c643nuyasaso" w:id="74"/>
      <w:bookmarkEnd w:id="74"/>
      <w:r w:rsidDel="00000000" w:rsidR="00000000" w:rsidRPr="00000000">
        <w:rPr>
          <w:rtl w:val="0"/>
        </w:rPr>
      </w:r>
    </w:p>
    <w:p w:rsidR="00000000" w:rsidDel="00000000" w:rsidP="00000000" w:rsidRDefault="00000000" w:rsidRPr="00000000" w14:paraId="00000546">
      <w:pPr>
        <w:pStyle w:val="Heading2"/>
        <w:rPr/>
      </w:pPr>
      <w:bookmarkStart w:colFirst="0" w:colLast="0" w:name="_tv2rq2u2tb6f" w:id="75"/>
      <w:bookmarkEnd w:id="75"/>
      <w:r w:rsidDel="00000000" w:rsidR="00000000" w:rsidRPr="00000000">
        <w:rPr>
          <w:rtl w:val="0"/>
        </w:rPr>
        <w:t xml:space="preserve">Monday </w:t>
      </w:r>
      <w:r w:rsidDel="00000000" w:rsidR="00000000" w:rsidRPr="00000000">
        <w:rPr>
          <w:color w:val="434343"/>
          <w:sz w:val="28"/>
          <w:szCs w:val="28"/>
          <w:rtl w:val="0"/>
        </w:rPr>
        <w:t xml:space="preserve">[PUBLISHED]</w:t>
      </w: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pStyle w:val="Heading3"/>
        <w:rPr/>
      </w:pPr>
      <w:bookmarkStart w:colFirst="0" w:colLast="0" w:name="_2sax04geeww0" w:id="76"/>
      <w:bookmarkEnd w:id="76"/>
      <w:hyperlink w:anchor="_2sax04geeww0">
        <w:r w:rsidDel="00000000" w:rsidR="00000000" w:rsidRPr="00000000">
          <w:rPr>
            <w:color w:val="1155cc"/>
            <w:u w:val="single"/>
            <w:rtl w:val="0"/>
          </w:rPr>
          <w:t xml:space="preserve">Pitch Deck FAQ’s</w:t>
        </w:r>
      </w:hyperlink>
      <w:r w:rsidDel="00000000" w:rsidR="00000000" w:rsidRPr="00000000">
        <w:rPr>
          <w:rtl w:val="0"/>
        </w:rPr>
        <w:t xml:space="preserve"> [PUBLISHED] </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Happy Wednesday, founders ☀️ It’s FAQ time! I've been getting LOADS of pitch deck questions lately, so I thought I'd share some quick answers to the ones I hear most. </w:t>
      </w:r>
    </w:p>
    <w:p w:rsidR="00000000" w:rsidDel="00000000" w:rsidP="00000000" w:rsidRDefault="00000000" w:rsidRPr="00000000" w14:paraId="0000054B">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54C">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With a solid understanding of the basics, you will have a much easier time laying the foundations for a persuasive pitch deck! </w:t>
      </w:r>
    </w:p>
    <w:p w:rsidR="00000000" w:rsidDel="00000000" w:rsidP="00000000" w:rsidRDefault="00000000" w:rsidRPr="00000000" w14:paraId="0000054D">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54E">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Andika" w:cs="Andika" w:eastAsia="Andika" w:hAnsi="Andika"/>
          <w:color w:val="1c1917"/>
          <w:rtl w:val="0"/>
        </w:rPr>
        <w:t xml:space="preserve">1️⃣ How many slides should you have?</w:t>
      </w:r>
    </w:p>
    <w:p w:rsidR="00000000" w:rsidDel="00000000" w:rsidP="00000000" w:rsidRDefault="00000000" w:rsidRPr="00000000" w14:paraId="0000054F">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550">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Pitch decks vary in length, but 8 to 12 slides is a good ballpark to get started. However, up to 17 slides is suitable for some startups. Regardless of length, be concise and avoid excessive text.</w:t>
      </w:r>
    </w:p>
    <w:p w:rsidR="00000000" w:rsidDel="00000000" w:rsidP="00000000" w:rsidRDefault="00000000" w:rsidRPr="00000000" w14:paraId="00000551">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552">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Andika" w:cs="Andika" w:eastAsia="Andika" w:hAnsi="Andika"/>
          <w:color w:val="1c1917"/>
          <w:rtl w:val="0"/>
        </w:rPr>
        <w:t xml:space="preserve">2️⃣ What elements can't be missed?</w:t>
      </w:r>
    </w:p>
    <w:p w:rsidR="00000000" w:rsidDel="00000000" w:rsidP="00000000" w:rsidRDefault="00000000" w:rsidRPr="00000000" w14:paraId="00000553">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554">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Essential slides for your pitch deck are the Problem, Solution, Market, Business Model, Go-to-Market Strategy, Team, Traction, Financials, and Vision slides. </w:t>
      </w:r>
    </w:p>
    <w:p w:rsidR="00000000" w:rsidDel="00000000" w:rsidP="00000000" w:rsidRDefault="00000000" w:rsidRPr="00000000" w14:paraId="00000555">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556">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These convey the key elements investors are interested in!</w:t>
      </w:r>
    </w:p>
    <w:p w:rsidR="00000000" w:rsidDel="00000000" w:rsidP="00000000" w:rsidRDefault="00000000" w:rsidRPr="00000000" w14:paraId="00000557">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558">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Andika" w:cs="Andika" w:eastAsia="Andika" w:hAnsi="Andika"/>
          <w:color w:val="1c1917"/>
          <w:rtl w:val="0"/>
        </w:rPr>
        <w:t xml:space="preserve">3️⃣ How much text per slide?</w:t>
      </w:r>
    </w:p>
    <w:p w:rsidR="00000000" w:rsidDel="00000000" w:rsidP="00000000" w:rsidRDefault="00000000" w:rsidRPr="00000000" w14:paraId="00000559">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55A">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Keep it short and sweet. No huge walls of text like in a novel. Use headings, bullet points, and stats to communicate clearly. </w:t>
      </w:r>
    </w:p>
    <w:p w:rsidR="00000000" w:rsidDel="00000000" w:rsidP="00000000" w:rsidRDefault="00000000" w:rsidRPr="00000000" w14:paraId="0000055B">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55C">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And remember, a picture tells a thousand words – let your visuals shine!</w:t>
      </w:r>
    </w:p>
    <w:p w:rsidR="00000000" w:rsidDel="00000000" w:rsidP="00000000" w:rsidRDefault="00000000" w:rsidRPr="00000000" w14:paraId="0000055D">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55E">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Andika" w:cs="Andika" w:eastAsia="Andika" w:hAnsi="Andika"/>
          <w:color w:val="1c1917"/>
          <w:rtl w:val="0"/>
        </w:rPr>
        <w:t xml:space="preserve">4️⃣ What's the best design?</w:t>
      </w:r>
    </w:p>
    <w:p w:rsidR="00000000" w:rsidDel="00000000" w:rsidP="00000000" w:rsidRDefault="00000000" w:rsidRPr="00000000" w14:paraId="0000055F">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560">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Beauty is in the eye of the beholder, but there are some rules when it comes to pitch decks. Opt for simple, clean, and consistent slides. Avoid clutter, and let the graphics engage your audience.</w:t>
      </w:r>
    </w:p>
    <w:p w:rsidR="00000000" w:rsidDel="00000000" w:rsidP="00000000" w:rsidRDefault="00000000" w:rsidRPr="00000000" w14:paraId="00000561">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562">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Andika" w:cs="Andika" w:eastAsia="Andika" w:hAnsi="Andika"/>
          <w:color w:val="1c1917"/>
          <w:rtl w:val="0"/>
        </w:rPr>
        <w:t xml:space="preserve">5️⃣ How long should you present it for?</w:t>
      </w:r>
    </w:p>
    <w:p w:rsidR="00000000" w:rsidDel="00000000" w:rsidP="00000000" w:rsidRDefault="00000000" w:rsidRPr="00000000" w14:paraId="00000563">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564">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Aim for a 10-15 minute presentation. If your pitch deck is longer – such as 15 to 17 slides – allocate more time. Practice and time your rehearsals to ensure smooth delivery. Avoid rushing!</w:t>
      </w:r>
    </w:p>
    <w:p w:rsidR="00000000" w:rsidDel="00000000" w:rsidP="00000000" w:rsidRDefault="00000000" w:rsidRPr="00000000" w14:paraId="00000565">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566">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Have any other questions? Drop them in the comments below! I’m always happy to geek out over pitch decks 😁</w:t>
      </w:r>
    </w:p>
    <w:p w:rsidR="00000000" w:rsidDel="00000000" w:rsidP="00000000" w:rsidRDefault="00000000" w:rsidRPr="00000000" w14:paraId="00000567">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Yours in pitch decks and securing funding,</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Magdalena Reith </w:t>
      </w:r>
    </w:p>
    <w:p w:rsidR="00000000" w:rsidDel="00000000" w:rsidP="00000000" w:rsidRDefault="00000000" w:rsidRPr="00000000" w14:paraId="0000056B">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pStyle w:val="Heading2"/>
        <w:rPr/>
      </w:pPr>
      <w:bookmarkStart w:colFirst="0" w:colLast="0" w:name="_aytfuena59tm" w:id="77"/>
      <w:bookmarkEnd w:id="77"/>
      <w:r w:rsidDel="00000000" w:rsidR="00000000" w:rsidRPr="00000000">
        <w:rPr>
          <w:rtl w:val="0"/>
        </w:rPr>
        <w:t xml:space="preserve">Wednesday </w:t>
      </w:r>
      <w:r w:rsidDel="00000000" w:rsidR="00000000" w:rsidRPr="00000000">
        <w:rPr>
          <w:color w:val="434343"/>
          <w:sz w:val="28"/>
          <w:szCs w:val="28"/>
          <w:rtl w:val="0"/>
        </w:rPr>
        <w:t xml:space="preserve">[PUBLISHED]</w:t>
      </w:r>
      <w:r w:rsidDel="00000000" w:rsidR="00000000" w:rsidRPr="00000000">
        <w:rPr>
          <w:rtl w:val="0"/>
        </w:rPr>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pStyle w:val="Heading3"/>
        <w:rPr/>
      </w:pPr>
      <w:bookmarkStart w:colFirst="0" w:colLast="0" w:name="_fr2b6hkvqrvg" w:id="78"/>
      <w:bookmarkEnd w:id="78"/>
      <w:hyperlink w:anchor="_fr2b6hkvqrvg">
        <w:r w:rsidDel="00000000" w:rsidR="00000000" w:rsidRPr="00000000">
          <w:rPr>
            <w:color w:val="1155cc"/>
            <w:u w:val="single"/>
            <w:rtl w:val="0"/>
          </w:rPr>
          <w:t xml:space="preserve">What do investors look for in a startup during a seed/early-stage pitch?</w:t>
        </w:r>
      </w:hyperlink>
      <w:r w:rsidDel="00000000" w:rsidR="00000000" w:rsidRPr="00000000">
        <w:rPr>
          <w:rtl w:val="0"/>
        </w:rPr>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 Four things investors look for in a startup during a seed/early-stage pitch...</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Got an early-stage startup and gearing up to pitch? Seed/early-stage companies require a slightly different approach than established companies.</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Investors know this and assess them accordingly.</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But do YOU know what they’re looking for?</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Below are thfourree of the top things on which investors will base their evaluation of your seed/early-stage startup:</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Fonts w:ascii="Andika" w:cs="Andika" w:eastAsia="Andika" w:hAnsi="Andika"/>
          <w:rtl w:val="0"/>
        </w:rPr>
        <w:t xml:space="preserve">1️⃣ A passionate team:</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Startups are powered by the people behind them. Investors want to see dedication and HUSTLE 👥</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Fonts w:ascii="Andika" w:cs="Andika" w:eastAsia="Andika" w:hAnsi="Andika"/>
          <w:rtl w:val="0"/>
        </w:rPr>
        <w:t xml:space="preserve">2️⃣ Experienced founders solving a real problem:</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Investors looking at early-stage startups want to see that the founders, or the team, are solving a problem they have experienced and understand deeply.</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Fonts w:ascii="Andika" w:cs="Andika" w:eastAsia="Andika" w:hAnsi="Andika"/>
          <w:rtl w:val="0"/>
        </w:rPr>
        <w:t xml:space="preserve">3️⃣ Large market potential:</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Investors want to bet on startups that can crack open sizeable markets and create substantial value 📈 Even if you don’t have a customer yet, highlight the huge value you can create.</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Fonts w:ascii="Andika" w:cs="Andika" w:eastAsia="Andika" w:hAnsi="Andika"/>
          <w:rtl w:val="0"/>
        </w:rPr>
        <w:t xml:space="preserve">4️⃣ Innovative and unique solutions:</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Show you have the potential to be a GAME CHANGER – but keep your pitch grounded and based on real data (don’t overstate things).</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Drop a comment if you have any other pitch or fundraising questions! I’m happy to help however I can. Wishing you MASSIVE success securing those critical early funds.</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Investors - what do YOU look for in early-stage pitch decks? Share your perspectives! 👇</w:t>
      </w:r>
    </w:p>
    <w:p w:rsidR="00000000" w:rsidDel="00000000" w:rsidP="00000000" w:rsidRDefault="00000000" w:rsidRPr="00000000" w14:paraId="00000597">
      <w:pPr>
        <w:pBdr>
          <w:top w:color="e5e7eb" w:space="0" w:sz="0" w:val="none"/>
          <w:left w:color="e5e7eb" w:space="0" w:sz="0" w:val="none"/>
          <w:bottom w:color="e5e7eb" w:space="0" w:sz="0" w:val="none"/>
          <w:right w:color="e5e7eb" w:space="0" w:sz="0" w:val="none"/>
          <w:between w:color="e5e7eb" w:space="0" w:sz="0" w:val="none"/>
        </w:pBdr>
        <w:shd w:fill="ffffff" w:val="clea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pStyle w:val="Heading2"/>
        <w:rPr/>
      </w:pPr>
      <w:bookmarkStart w:colFirst="0" w:colLast="0" w:name="_sxtagn7j8lvn" w:id="79"/>
      <w:bookmarkEnd w:id="79"/>
      <w:r w:rsidDel="00000000" w:rsidR="00000000" w:rsidRPr="00000000">
        <w:rPr>
          <w:rtl w:val="0"/>
        </w:rPr>
        <w:t xml:space="preserve">Friday [published] </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pStyle w:val="Heading3"/>
        <w:keepNext w:val="0"/>
        <w:keepLines w:val="0"/>
        <w:spacing w:after="80" w:before="0" w:line="300" w:lineRule="auto"/>
        <w:rPr/>
      </w:pPr>
      <w:bookmarkStart w:colFirst="0" w:colLast="0" w:name="_yge788nk4eu" w:id="80"/>
      <w:bookmarkEnd w:id="80"/>
      <w:hyperlink w:anchor="_yge788nk4eu">
        <w:r w:rsidDel="00000000" w:rsidR="00000000" w:rsidRPr="00000000">
          <w:rPr>
            <w:color w:val="1155cc"/>
            <w:u w:val="single"/>
            <w:rtl w:val="0"/>
          </w:rPr>
          <w:t xml:space="preserve">What are the types of pre-seed funding? </w:t>
        </w:r>
      </w:hyperlink>
      <w:r w:rsidDel="00000000" w:rsidR="00000000" w:rsidRPr="00000000">
        <w:rPr>
          <w:rtl w:val="0"/>
        </w:rPr>
        <w:t xml:space="preserve">[published] </w:t>
      </w:r>
      <w:r w:rsidDel="00000000" w:rsidR="00000000" w:rsidRPr="00000000">
        <w:rPr>
          <w:rtl w:val="0"/>
        </w:rPr>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The pre-seed stage can be overwhelming, especially if it's your first startup. You're likely asking yourself, "How do I get runway?" 🤔</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Choosing the right funding approach is VITAL for creating runway to grow your startup. But you don’t need me to tell you that! </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However, funding is NOT a one-size-fits-all solution. The ideal arrangement looks different for every startup. </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Let's explore the various funding options available to you as an early stage founder as well as some of their pros and cons 💰</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Fonts w:ascii="Andika" w:cs="Andika" w:eastAsia="Andika" w:hAnsi="Andika"/>
          <w:rtl w:val="0"/>
        </w:rPr>
        <w:t xml:space="preserve">1️⃣ Crowdfunding: </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Great for extensive exposure, but be prepared to promote yourself HEAVILY! A crowdfunding campaign is no easy slog! </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Try </w:t>
      </w:r>
      <w:r w:rsidDel="00000000" w:rsidR="00000000" w:rsidRPr="00000000">
        <w:rPr>
          <w:color w:val="6aa84f"/>
          <w:rtl w:val="0"/>
        </w:rPr>
        <w:t xml:space="preserve">@Kickstarter</w:t>
      </w:r>
      <w:r w:rsidDel="00000000" w:rsidR="00000000" w:rsidRPr="00000000">
        <w:rPr>
          <w:rtl w:val="0"/>
        </w:rPr>
        <w:t xml:space="preserve">, </w:t>
      </w:r>
      <w:r w:rsidDel="00000000" w:rsidR="00000000" w:rsidRPr="00000000">
        <w:rPr>
          <w:color w:val="6aa84f"/>
          <w:rtl w:val="0"/>
        </w:rPr>
        <w:t xml:space="preserve">@Indiegogo</w:t>
      </w:r>
      <w:r w:rsidDel="00000000" w:rsidR="00000000" w:rsidRPr="00000000">
        <w:rPr>
          <w:rtl w:val="0"/>
        </w:rPr>
        <w:t xml:space="preserve"> or </w:t>
      </w:r>
      <w:r w:rsidDel="00000000" w:rsidR="00000000" w:rsidRPr="00000000">
        <w:rPr>
          <w:color w:val="6aa84f"/>
          <w:rtl w:val="0"/>
        </w:rPr>
        <w:t xml:space="preserve">@Invesdor DACH</w:t>
      </w:r>
      <w:r w:rsidDel="00000000" w:rsidR="00000000" w:rsidRPr="00000000">
        <w:rPr>
          <w:rtl w:val="0"/>
        </w:rPr>
        <w:t xml:space="preserve"> (EU and Nordics)</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Fonts w:ascii="Andika" w:cs="Andika" w:eastAsia="Andika" w:hAnsi="Andika"/>
          <w:rtl w:val="0"/>
        </w:rPr>
        <w:t xml:space="preserve">2️⃣ Corporate funds: </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Can lend your startup prestige, but may come with serious oversight. </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color w:val="6aa84f"/>
          <w:rtl w:val="0"/>
        </w:rPr>
        <w:t xml:space="preserve">@GV (Google Ventures)</w:t>
      </w:r>
      <w:r w:rsidDel="00000000" w:rsidR="00000000" w:rsidRPr="00000000">
        <w:rPr>
          <w:rtl w:val="0"/>
        </w:rPr>
        <w:t xml:space="preserve">, </w:t>
      </w:r>
      <w:r w:rsidDel="00000000" w:rsidR="00000000" w:rsidRPr="00000000">
        <w:rPr>
          <w:color w:val="6aa84f"/>
          <w:rtl w:val="0"/>
        </w:rPr>
        <w:t xml:space="preserve">@Intel Capital</w:t>
      </w:r>
      <w:r w:rsidDel="00000000" w:rsidR="00000000" w:rsidRPr="00000000">
        <w:rPr>
          <w:rtl w:val="0"/>
        </w:rPr>
        <w:t xml:space="preserve">, and </w:t>
      </w:r>
      <w:r w:rsidDel="00000000" w:rsidR="00000000" w:rsidRPr="00000000">
        <w:rPr>
          <w:color w:val="6aa84f"/>
          <w:rtl w:val="0"/>
        </w:rPr>
        <w:t xml:space="preserve">@Salesforce Ventures</w:t>
      </w:r>
      <w:r w:rsidDel="00000000" w:rsidR="00000000" w:rsidRPr="00000000">
        <w:rPr>
          <w:rtl w:val="0"/>
        </w:rPr>
        <w:t xml:space="preserve"> are all examples of corporate funds that could put wind in your startup’s sails. </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Fonts w:ascii="Andika" w:cs="Andika" w:eastAsia="Andika" w:hAnsi="Andika"/>
          <w:rtl w:val="0"/>
        </w:rPr>
        <w:t xml:space="preserve">3️⃣ Incubators and accelerators: </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Provide invaluable mentorship, but they'll likely want a slice of your equity pie. </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Check out </w:t>
      </w:r>
      <w:r w:rsidDel="00000000" w:rsidR="00000000" w:rsidRPr="00000000">
        <w:rPr>
          <w:color w:val="6aa84f"/>
          <w:rtl w:val="0"/>
        </w:rPr>
        <w:t xml:space="preserve">@Y Combinator</w:t>
      </w:r>
      <w:r w:rsidDel="00000000" w:rsidR="00000000" w:rsidRPr="00000000">
        <w:rPr>
          <w:rtl w:val="0"/>
        </w:rPr>
        <w:t xml:space="preserve">, </w:t>
      </w:r>
      <w:r w:rsidDel="00000000" w:rsidR="00000000" w:rsidRPr="00000000">
        <w:rPr>
          <w:color w:val="6aa84f"/>
          <w:rtl w:val="0"/>
        </w:rPr>
        <w:t xml:space="preserve">@Techstars</w:t>
      </w:r>
      <w:r w:rsidDel="00000000" w:rsidR="00000000" w:rsidRPr="00000000">
        <w:rPr>
          <w:rtl w:val="0"/>
        </w:rPr>
        <w:t xml:space="preserve">, </w:t>
      </w:r>
      <w:r w:rsidDel="00000000" w:rsidR="00000000" w:rsidRPr="00000000">
        <w:rPr>
          <w:color w:val="6aa84f"/>
          <w:rtl w:val="0"/>
        </w:rPr>
        <w:t xml:space="preserve">@500 Startups</w:t>
      </w:r>
      <w:r w:rsidDel="00000000" w:rsidR="00000000" w:rsidRPr="00000000">
        <w:rPr>
          <w:rtl w:val="0"/>
        </w:rPr>
        <w:t xml:space="preserve"> 🚀 </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If you’re in Europe and looking for a local option, try </w:t>
      </w:r>
      <w:r w:rsidDel="00000000" w:rsidR="00000000" w:rsidRPr="00000000">
        <w:rPr>
          <w:color w:val="6aa84f"/>
          <w:rtl w:val="0"/>
        </w:rPr>
        <w:t xml:space="preserve">@UnternehmerTUM</w:t>
      </w:r>
      <w:r w:rsidDel="00000000" w:rsidR="00000000" w:rsidRPr="00000000">
        <w:rPr>
          <w:rtl w:val="0"/>
        </w:rPr>
        <w:t xml:space="preserve">, </w:t>
      </w:r>
      <w:r w:rsidDel="00000000" w:rsidR="00000000" w:rsidRPr="00000000">
        <w:rPr>
          <w:color w:val="6aa84f"/>
          <w:rtl w:val="0"/>
        </w:rPr>
        <w:t xml:space="preserve">@German Entrepreneurship</w:t>
      </w:r>
      <w:r w:rsidDel="00000000" w:rsidR="00000000" w:rsidRPr="00000000">
        <w:rPr>
          <w:rtl w:val="0"/>
        </w:rPr>
        <w:t xml:space="preserve">, and </w:t>
      </w:r>
      <w:r w:rsidDel="00000000" w:rsidR="00000000" w:rsidRPr="00000000">
        <w:rPr>
          <w:color w:val="6aa84f"/>
          <w:rtl w:val="0"/>
        </w:rPr>
        <w:t xml:space="preserve">@BioM Biotech Cluster Development GmbH</w:t>
      </w:r>
      <w:r w:rsidDel="00000000" w:rsidR="00000000" w:rsidRPr="00000000">
        <w:rPr>
          <w:rtl w:val="0"/>
        </w:rPr>
        <w:t xml:space="preserve">, </w:t>
      </w:r>
      <w:r w:rsidDel="00000000" w:rsidR="00000000" w:rsidRPr="00000000">
        <w:rPr>
          <w:rtl w:val="0"/>
        </w:rPr>
        <w:t xml:space="preserve">to name a few. For a full list, see the comments below! </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For those around the globe, some local incubators and accelerators include: </w:t>
      </w:r>
      <w:r w:rsidDel="00000000" w:rsidR="00000000" w:rsidRPr="00000000">
        <w:rPr>
          <w:color w:val="6aa84f"/>
          <w:rtl w:val="0"/>
        </w:rPr>
        <w:t xml:space="preserve">@AstroLabs</w:t>
      </w:r>
      <w:r w:rsidDel="00000000" w:rsidR="00000000" w:rsidRPr="00000000">
        <w:rPr>
          <w:rtl w:val="0"/>
        </w:rPr>
        <w:t xml:space="preserve"> (Dubai), </w:t>
      </w:r>
      <w:r w:rsidDel="00000000" w:rsidR="00000000" w:rsidRPr="00000000">
        <w:rPr>
          <w:color w:val="6aa84f"/>
          <w:rtl w:val="0"/>
        </w:rPr>
        <w:t xml:space="preserve">@JFDI.Asia</w:t>
      </w:r>
      <w:r w:rsidDel="00000000" w:rsidR="00000000" w:rsidRPr="00000000">
        <w:rPr>
          <w:rtl w:val="0"/>
        </w:rPr>
        <w:t xml:space="preserve"> (Singapore), </w:t>
      </w:r>
      <w:r w:rsidDel="00000000" w:rsidR="00000000" w:rsidRPr="00000000">
        <w:rPr>
          <w:color w:val="6aa84f"/>
          <w:rtl w:val="0"/>
        </w:rPr>
        <w:t xml:space="preserve">@Founder Institute (Australia &amp; New Zealand) </w:t>
      </w:r>
      <w:r w:rsidDel="00000000" w:rsidR="00000000" w:rsidRPr="00000000">
        <w:rPr>
          <w:rtl w:val="0"/>
        </w:rPr>
        <w:t xml:space="preserve">(AU &amp; NZ)</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Fonts w:ascii="Andika" w:cs="Andika" w:eastAsia="Andika" w:hAnsi="Andika"/>
          <w:rtl w:val="0"/>
        </w:rPr>
        <w:t xml:space="preserve">4️⃣ Angel investors: </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Great for capital injection, but they'll expect thorough due diligence. </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color w:val="6aa84f"/>
          <w:rtl w:val="0"/>
        </w:rPr>
        <w:t xml:space="preserve">@AngelList</w:t>
      </w:r>
      <w:r w:rsidDel="00000000" w:rsidR="00000000" w:rsidRPr="00000000">
        <w:rPr>
          <w:rtl w:val="0"/>
        </w:rPr>
        <w:t xml:space="preserve"> and </w:t>
      </w:r>
      <w:r w:rsidDel="00000000" w:rsidR="00000000" w:rsidRPr="00000000">
        <w:rPr>
          <w:color w:val="6aa84f"/>
          <w:rtl w:val="0"/>
        </w:rPr>
        <w:t xml:space="preserve">@Gust </w:t>
      </w:r>
      <w:r w:rsidDel="00000000" w:rsidR="00000000" w:rsidRPr="00000000">
        <w:rPr>
          <w:rtl w:val="0"/>
        </w:rPr>
        <w:t xml:space="preserve">are SUPER platforms to help you find investors and get you the funding and support you need to scale! </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Fonts w:ascii="Andika" w:cs="Andika" w:eastAsia="Andika" w:hAnsi="Andika"/>
          <w:rtl w:val="0"/>
        </w:rPr>
        <w:t xml:space="preserve">5️⃣ Venture capitalists: </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They bring hefty funds, extensive networks, and valuable expertise, but they'll likely ask for significant equity and control. </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color w:val="6aa84f"/>
        </w:rPr>
      </w:pPr>
      <w:r w:rsidDel="00000000" w:rsidR="00000000" w:rsidRPr="00000000">
        <w:rPr>
          <w:color w:val="6aa84f"/>
          <w:rtl w:val="0"/>
        </w:rPr>
        <w:t xml:space="preserve">@Sequoia Capital</w:t>
      </w:r>
      <w:r w:rsidDel="00000000" w:rsidR="00000000" w:rsidRPr="00000000">
        <w:rPr>
          <w:rtl w:val="0"/>
        </w:rPr>
        <w:t xml:space="preserve"> and </w:t>
      </w:r>
      <w:r w:rsidDel="00000000" w:rsidR="00000000" w:rsidRPr="00000000">
        <w:rPr>
          <w:color w:val="6aa84f"/>
          <w:rtl w:val="0"/>
        </w:rPr>
        <w:t xml:space="preserve">@Accel</w:t>
      </w:r>
      <w:r w:rsidDel="00000000" w:rsidR="00000000" w:rsidRPr="00000000">
        <w:rPr>
          <w:rtl w:val="0"/>
        </w:rPr>
        <w:t xml:space="preserve"> are big names that many have heard of. But you can find a comprehensive list of over 4k VC firms (free!) on </w:t>
      </w:r>
      <w:r w:rsidDel="00000000" w:rsidR="00000000" w:rsidRPr="00000000">
        <w:rPr>
          <w:color w:val="6aa84f"/>
          <w:rtl w:val="0"/>
        </w:rPr>
        <w:t xml:space="preserve">@OpenVC</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Fonts w:ascii="Andika" w:cs="Andika" w:eastAsia="Andika" w:hAnsi="Andika"/>
          <w:rtl w:val="0"/>
        </w:rPr>
        <w:t xml:space="preserve">6️⃣ Other options: </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Other options available to you include... </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ind w:left="0" w:firstLine="0"/>
        <w:rPr/>
      </w:pPr>
      <w:r w:rsidDel="00000000" w:rsidR="00000000" w:rsidRPr="00000000">
        <w:rPr>
          <w:rtl w:val="0"/>
        </w:rPr>
        <w:t xml:space="preserve">• Debt funding: Avoids equity dilution, but remember, it comes with interest. </w:t>
      </w:r>
    </w:p>
    <w:p w:rsidR="00000000" w:rsidDel="00000000" w:rsidP="00000000" w:rsidRDefault="00000000" w:rsidRPr="00000000" w14:paraId="000005D1">
      <w:pPr>
        <w:ind w:left="0" w:firstLine="0"/>
        <w:rPr/>
      </w:pPr>
      <w:r w:rsidDel="00000000" w:rsidR="00000000" w:rsidRPr="00000000">
        <w:rPr>
          <w:rtl w:val="0"/>
        </w:rPr>
      </w:r>
    </w:p>
    <w:p w:rsidR="00000000" w:rsidDel="00000000" w:rsidP="00000000" w:rsidRDefault="00000000" w:rsidRPr="00000000" w14:paraId="000005D2">
      <w:pPr>
        <w:ind w:left="0" w:firstLine="0"/>
        <w:rPr/>
      </w:pPr>
      <w:r w:rsidDel="00000000" w:rsidR="00000000" w:rsidRPr="00000000">
        <w:rPr>
          <w:rtl w:val="0"/>
        </w:rPr>
        <w:t xml:space="preserve">• Convertible notes: Delays valuation, but be wary of complex terms that could spring surprises.</w:t>
      </w:r>
    </w:p>
    <w:p w:rsidR="00000000" w:rsidDel="00000000" w:rsidP="00000000" w:rsidRDefault="00000000" w:rsidRPr="00000000" w14:paraId="000005D3">
      <w:pPr>
        <w:ind w:left="0" w:firstLine="0"/>
        <w:rPr/>
      </w:pPr>
      <w:r w:rsidDel="00000000" w:rsidR="00000000" w:rsidRPr="00000000">
        <w:rPr>
          <w:rtl w:val="0"/>
        </w:rPr>
      </w:r>
    </w:p>
    <w:p w:rsidR="00000000" w:rsidDel="00000000" w:rsidP="00000000" w:rsidRDefault="00000000" w:rsidRPr="00000000" w14:paraId="000005D4">
      <w:pPr>
        <w:ind w:left="0" w:firstLine="0"/>
        <w:rPr/>
      </w:pPr>
      <w:r w:rsidDel="00000000" w:rsidR="00000000" w:rsidRPr="00000000">
        <w:rPr>
          <w:rtl w:val="0"/>
        </w:rPr>
        <w:t xml:space="preserve">• Bootstrapping: Gives you full ownership but may restrict your growth. </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 At the end of the day, the key is finding the right match for your current stage and future goals. </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Consider your options carefully and choose the one that aligns best with YOUR vision. </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Which funding options do you find most appealing, and why? Share your thoughts in the comments below 💬 I'd love to hear from you! </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pStyle w:val="Heading4"/>
        <w:rPr/>
      </w:pPr>
      <w:bookmarkStart w:colFirst="0" w:colLast="0" w:name="_hrbksqc6e5yn" w:id="81"/>
      <w:bookmarkEnd w:id="81"/>
      <w:hyperlink w:anchor="_hrbksqc6e5yn">
        <w:r w:rsidDel="00000000" w:rsidR="00000000" w:rsidRPr="00000000">
          <w:rPr>
            <w:color w:val="1155cc"/>
            <w:u w:val="single"/>
            <w:rtl w:val="0"/>
          </w:rPr>
          <w:t xml:space="preserve">Follow up comment </w:t>
        </w:r>
      </w:hyperlink>
      <w:r w:rsidDel="00000000" w:rsidR="00000000" w:rsidRPr="00000000">
        <w:rPr>
          <w:rtl w:val="0"/>
        </w:rPr>
        <w:t xml:space="preserve">[published] </w:t>
      </w:r>
      <w:r w:rsidDel="00000000" w:rsidR="00000000" w:rsidRPr="00000000">
        <w:rPr>
          <w:rtl w:val="0"/>
        </w:rPr>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Hey! As promised, I’ve added a list of top European startup accelerators, incubators, and investors 👇 </w:t>
      </w:r>
    </w:p>
    <w:p w:rsidR="00000000" w:rsidDel="00000000" w:rsidP="00000000" w:rsidRDefault="00000000" w:rsidRPr="00000000" w14:paraId="000005E5">
      <w:pPr>
        <w:rPr>
          <w:color w:val="ff0000"/>
        </w:rPr>
      </w:pPr>
      <w:r w:rsidDel="00000000" w:rsidR="00000000" w:rsidRPr="00000000">
        <w:rPr>
          <w:rtl w:val="0"/>
        </w:rPr>
        <w:br w:type="textWrapping"/>
        <w:t xml:space="preserve">I’ve had the privilege and joy of working with many of them myself. They all come highly recommended for support and innovation! </w:t>
        <w:br w:type="textWrapping"/>
        <w:br w:type="textWrapping"/>
        <w:t xml:space="preserve">A special shoutout to </w:t>
      </w:r>
      <w:r w:rsidDel="00000000" w:rsidR="00000000" w:rsidRPr="00000000">
        <w:rPr>
          <w:color w:val="6aa84f"/>
          <w:rtl w:val="0"/>
        </w:rPr>
        <w:t xml:space="preserve">@Founders Foundation gGmbH</w:t>
      </w:r>
      <w:r w:rsidDel="00000000" w:rsidR="00000000" w:rsidRPr="00000000">
        <w:rPr>
          <w:rtl w:val="0"/>
        </w:rPr>
        <w:t xml:space="preserve"> @UnternehmerTUM @FounderInstituteBerlin @BioMBiotech @SmileIncubator @SpinLabAccel @DMSAccelerator @RootCamp_SpinLab @PowerHUBBerlin @LMUentrepreneurship @SevenAccelerator @GermanEntrepreneurship and </w:t>
      </w:r>
      <w:r w:rsidDel="00000000" w:rsidR="00000000" w:rsidRPr="00000000">
        <w:rPr>
          <w:color w:val="ff0000"/>
          <w:rtl w:val="0"/>
        </w:rPr>
        <w:t xml:space="preserve">@Prometheus_Group</w:t>
      </w:r>
    </w:p>
    <w:p w:rsidR="00000000" w:rsidDel="00000000" w:rsidP="00000000" w:rsidRDefault="00000000" w:rsidRPr="00000000" w14:paraId="000005E6">
      <w:pPr>
        <w:rPr>
          <w:color w:val="ff0000"/>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These groups are led by amazing forward-thinking SUPERSTARS dedicated to driving the startup ecosystem forward! </w:t>
        <w:br w:type="textWrapping"/>
        <w:br w:type="textWrapping"/>
        <w:t xml:space="preserve">Shout out to </w:t>
      </w:r>
      <w:r w:rsidDel="00000000" w:rsidR="00000000" w:rsidRPr="00000000">
        <w:rPr>
          <w:color w:val="6aa84f"/>
          <w:rtl w:val="0"/>
        </w:rPr>
        <w:t xml:space="preserve">@Dennis Birkhoelzer 👨‍💻</w:t>
      </w:r>
      <w:r w:rsidDel="00000000" w:rsidR="00000000" w:rsidRPr="00000000">
        <w:rPr>
          <w:color w:val="ff0000"/>
          <w:rtl w:val="0"/>
        </w:rPr>
        <w:t xml:space="preserve">@Jasmin Nezirevic</w:t>
      </w:r>
      <w:r w:rsidDel="00000000" w:rsidR="00000000" w:rsidRPr="00000000">
        <w:rPr>
          <w:rtl w:val="0"/>
        </w:rPr>
        <w:t xml:space="preserve"> @Linda Schuh @Dr. Barbara Mehner @Ly Nguyen @Ferdinand Mühlhäuser 🇺🇦 @Petra Burgstaller @Laura Bejtulai @Valeria Clement @Caicedo @Dennis Birkhoelzer 👨‍💻 @Toufik Dallal @Dr. Marcus Haberstroh @Raphael Budday @Felix Schoppa @Anna Keup</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pStyle w:val="Heading1"/>
        <w:rPr/>
      </w:pPr>
      <w:bookmarkStart w:colFirst="0" w:colLast="0" w:name="_d4tnlkih6sm3" w:id="82"/>
      <w:bookmarkEnd w:id="82"/>
      <w:r w:rsidDel="00000000" w:rsidR="00000000" w:rsidRPr="00000000">
        <w:rPr>
          <w:rtl w:val="0"/>
        </w:rPr>
      </w:r>
    </w:p>
    <w:p w:rsidR="00000000" w:rsidDel="00000000" w:rsidP="00000000" w:rsidRDefault="00000000" w:rsidRPr="00000000" w14:paraId="000005ED">
      <w:pPr>
        <w:pStyle w:val="Heading1"/>
        <w:rPr/>
      </w:pPr>
      <w:bookmarkStart w:colFirst="0" w:colLast="0" w:name="_a5vk65vircp3" w:id="83"/>
      <w:bookmarkEnd w:id="83"/>
      <w:r w:rsidDel="00000000" w:rsidR="00000000" w:rsidRPr="00000000">
        <w:rPr>
          <w:rtl w:val="0"/>
        </w:rPr>
      </w:r>
    </w:p>
    <w:p w:rsidR="00000000" w:rsidDel="00000000" w:rsidP="00000000" w:rsidRDefault="00000000" w:rsidRPr="00000000" w14:paraId="000005EE">
      <w:pPr>
        <w:pStyle w:val="Heading1"/>
        <w:rPr/>
      </w:pPr>
      <w:bookmarkStart w:colFirst="0" w:colLast="0" w:name="_oxdc6k80ro8g" w:id="84"/>
      <w:bookmarkEnd w:id="84"/>
      <w:r w:rsidDel="00000000" w:rsidR="00000000" w:rsidRPr="00000000">
        <w:rPr>
          <w:rtl w:val="0"/>
        </w:rPr>
      </w:r>
    </w:p>
    <w:p w:rsidR="00000000" w:rsidDel="00000000" w:rsidP="00000000" w:rsidRDefault="00000000" w:rsidRPr="00000000" w14:paraId="000005EF">
      <w:pPr>
        <w:pStyle w:val="Heading1"/>
        <w:rPr/>
      </w:pPr>
      <w:bookmarkStart w:colFirst="0" w:colLast="0" w:name="_bo3xmqslz25o" w:id="85"/>
      <w:bookmarkEnd w:id="85"/>
      <w:r w:rsidDel="00000000" w:rsidR="00000000" w:rsidRPr="00000000">
        <w:rPr>
          <w:rtl w:val="0"/>
        </w:rPr>
      </w:r>
    </w:p>
    <w:p w:rsidR="00000000" w:rsidDel="00000000" w:rsidP="00000000" w:rsidRDefault="00000000" w:rsidRPr="00000000" w14:paraId="000005F0">
      <w:pPr>
        <w:pStyle w:val="Heading1"/>
        <w:rPr/>
      </w:pPr>
      <w:bookmarkStart w:colFirst="0" w:colLast="0" w:name="_ooj8w4iyl1so" w:id="86"/>
      <w:bookmarkEnd w:id="86"/>
      <w:r w:rsidDel="00000000" w:rsidR="00000000" w:rsidRPr="00000000">
        <w:rPr>
          <w:rtl w:val="0"/>
        </w:rPr>
        <w:t xml:space="preserve">Week 2 </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pStyle w:val="Heading2"/>
        <w:rPr/>
      </w:pPr>
      <w:bookmarkStart w:colFirst="0" w:colLast="0" w:name="_9idjk1figg24" w:id="87"/>
      <w:bookmarkEnd w:id="87"/>
      <w:hyperlink w:anchor="_9idjk1figg24">
        <w:r w:rsidDel="00000000" w:rsidR="00000000" w:rsidRPr="00000000">
          <w:rPr>
            <w:color w:val="1155cc"/>
            <w:u w:val="single"/>
            <w:rtl w:val="0"/>
          </w:rPr>
          <w:t xml:space="preserve">Monday - funding stages</w:t>
        </w:r>
      </w:hyperlink>
      <w:r w:rsidDel="00000000" w:rsidR="00000000" w:rsidRPr="00000000">
        <w:rPr>
          <w:rtl w:val="0"/>
        </w:rPr>
        <w:t xml:space="preserve"> [published] </w:t>
      </w:r>
      <w:r w:rsidDel="00000000" w:rsidR="00000000" w:rsidRPr="00000000">
        <w:rPr>
          <w:rtl w:val="0"/>
        </w:rPr>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Ever wondered how the journey of startup funding unfolds?</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Last week, I narrowed in on pre-seed stage funding options for startups seeking runway and a partner to help bring their vision to life. </w:t>
        <w:br w:type="textWrapping"/>
      </w:r>
    </w:p>
    <w:p w:rsidR="00000000" w:rsidDel="00000000" w:rsidP="00000000" w:rsidRDefault="00000000" w:rsidRPr="00000000" w14:paraId="000005FA">
      <w:pPr>
        <w:rPr/>
      </w:pPr>
      <w:r w:rsidDel="00000000" w:rsidR="00000000" w:rsidRPr="00000000">
        <w:rPr>
          <w:rtl w:val="0"/>
        </w:rPr>
        <w:t xml:space="preserve">But pre-seed is just one small stage in a startup’s lifecycle – so what does the rest of the funding journey look like? </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There is no Google Maps for innovation to take you straight from A-Z, but the funding stages are one of the clearer aspects of the innovator’s journey. </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So let's break it down, shall we? Here are the main stages in startup funding:</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Fonts w:ascii="Andika" w:cs="Andika" w:eastAsia="Andika" w:hAnsi="Andika"/>
          <w:rtl w:val="0"/>
        </w:rPr>
        <w:t xml:space="preserve">1️⃣ Pre-Seed: The birth of an idea! Your own resources or those of friends and family often fuel this stage, bringing your concept to life as an MVP.</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A pre-seed round will typically range from $50k to $500k but can be as low as $5-10k. You’ll find friends &amp; family, and angel investors are prominent investors at this stage. </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Fonts w:ascii="Andika" w:cs="Andika" w:eastAsia="Andika" w:hAnsi="Andika"/>
          <w:rtl w:val="0"/>
        </w:rPr>
        <w:t xml:space="preserve">2️⃣ Seed: You're ready to step into the marketplace with your product. This is the stage when external investors often come into play.</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Hot sectors for seed stage funding in 2023 were HR &amp; recruiting (and job search), eSports, power generation, and, of course, generative AI. </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Fonts w:ascii="Andika" w:cs="Andika" w:eastAsia="Andika" w:hAnsi="Andika"/>
          <w:rtl w:val="0"/>
        </w:rPr>
        <w:t xml:space="preserve">3️⃣ Series A: Your product is gaining traction. Now, it's time to scale up and reach new customers.</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The mean Series A round was $22 million (median $15 million) in 2022 – it’s tracking a little lower so far in 2023 with a mean raise of $20.5 million (median 12.5 million). </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Fonts w:ascii="Andika" w:cs="Andika" w:eastAsia="Andika" w:hAnsi="Andika"/>
          <w:rtl w:val="0"/>
        </w:rPr>
        <w:t xml:space="preserve">4️⃣ Series B: Your business is taking off, and with this funding, you can speed up growth and possibly even expand globally.</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A Series A round helps get the team and product developed. But a series B funding round is to really take the business to the next level! </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It can be a challenging round, and a startup will need to show some seriously strong achievements. </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Fonts w:ascii="Andika" w:cs="Andika" w:eastAsia="Andika" w:hAnsi="Andika"/>
          <w:rtl w:val="0"/>
        </w:rPr>
        <w:t xml:space="preserve">5️⃣ Series C and Beyond: You're a big player now, and this funding can take you to new heights, even preparing for an IPO or acquisition.</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As of Q3 2022, startups were waiting approximately 2 years to raise new funds after their Series B. </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Fonts w:ascii="Andika" w:cs="Andika" w:eastAsia="Andika" w:hAnsi="Andika"/>
          <w:rtl w:val="0"/>
        </w:rPr>
        <w:t xml:space="preserve">6️⃣ IPO: The ultimate destination - going public! Your shares are now available to the public on the stock exchange.</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According to Statista, companies that reach this stage take an average of 5.6 years to do so after their first VC funding. </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Fonts w:ascii="Andika" w:cs="Andika" w:eastAsia="Andika" w:hAnsi="Andika"/>
          <w:rtl w:val="0"/>
        </w:rPr>
        <w:t xml:space="preserve">7️⃣Bonus – the bridge round: These are unpriced rounds in between the primary financing rounds. </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A bridge round is typically led by a current lead investor. It can give your startup runway while you wait for a more favorable macroeconomic climate or startup positioning to raise your next primary round. </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💰At all stages, a compelling corporate identity, a persuasive pitch deck, and a strong funding strategy help you get the results you are looking for from your late nights and hard work building the future. </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Keep dreaming and keep building! Have a great week everyone 🤩</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What will your next funding stage be, and what do you hope to achieve from it? Let me know in the comments! </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pStyle w:val="Heading4"/>
        <w:rPr/>
      </w:pPr>
      <w:bookmarkStart w:colFirst="0" w:colLast="0" w:name="_w6qdxr4ez604" w:id="88"/>
      <w:bookmarkEnd w:id="88"/>
      <w:r w:rsidDel="00000000" w:rsidR="00000000" w:rsidRPr="00000000">
        <w:rPr>
          <w:rtl w:val="0"/>
        </w:rPr>
        <w:t xml:space="preserve">Stats </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Bridge rounds: </w:t>
      </w:r>
      <w:hyperlink r:id="rId35">
        <w:r w:rsidDel="00000000" w:rsidR="00000000" w:rsidRPr="00000000">
          <w:rPr>
            <w:color w:val="1155cc"/>
            <w:u w:val="single"/>
            <w:rtl w:val="0"/>
          </w:rPr>
          <w:t xml:space="preserve">Bridge Rounds Rise as VC Market Slows | Carta</w:t>
        </w:r>
      </w:hyperlink>
      <w:r w:rsidDel="00000000" w:rsidR="00000000" w:rsidRPr="00000000">
        <w:rPr>
          <w:rtl w:val="0"/>
        </w:rPr>
        <w:t xml:space="preserve"> </w:t>
      </w:r>
    </w:p>
    <w:p w:rsidR="00000000" w:rsidDel="00000000" w:rsidP="00000000" w:rsidRDefault="00000000" w:rsidRPr="00000000" w14:paraId="0000062F">
      <w:pPr>
        <w:rPr/>
      </w:pPr>
      <w:r w:rsidDel="00000000" w:rsidR="00000000" w:rsidRPr="00000000">
        <w:rPr>
          <w:rtl w:val="0"/>
        </w:rPr>
        <w:t xml:space="preserve">Time between series B and C: </w:t>
      </w:r>
      <w:hyperlink r:id="rId36">
        <w:r w:rsidDel="00000000" w:rsidR="00000000" w:rsidRPr="00000000">
          <w:rPr>
            <w:color w:val="1155cc"/>
            <w:u w:val="single"/>
            <w:rtl w:val="0"/>
          </w:rPr>
          <w:t xml:space="preserve">Venture fundraising slows for early-stage startups | Carta</w:t>
        </w:r>
      </w:hyperlink>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5.6 years to IPO: </w:t>
      </w:r>
      <w:hyperlink r:id="rId37">
        <w:r w:rsidDel="00000000" w:rsidR="00000000" w:rsidRPr="00000000">
          <w:rPr>
            <w:color w:val="1155cc"/>
            <w:u w:val="single"/>
            <w:rtl w:val="0"/>
          </w:rPr>
          <w:t xml:space="preserve">Time from VC financing to IPO exit U.S. 2005-2022 | Statista</w:t>
        </w:r>
      </w:hyperlink>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Mean and median series A round: </w:t>
      </w:r>
      <w:hyperlink r:id="rId38">
        <w:r w:rsidDel="00000000" w:rsidR="00000000" w:rsidRPr="00000000">
          <w:rPr>
            <w:color w:val="1155cc"/>
            <w:u w:val="single"/>
            <w:rtl w:val="0"/>
          </w:rPr>
          <w:t xml:space="preserve">Series A, B, C Funding: Averages, 2023 Updates (fundz.net)</w:t>
        </w:r>
      </w:hyperlink>
      <w:r w:rsidDel="00000000" w:rsidR="00000000" w:rsidRPr="00000000">
        <w:rPr>
          <w:rtl w:val="0"/>
        </w:rPr>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pStyle w:val="Heading2"/>
        <w:rPr/>
      </w:pPr>
      <w:bookmarkStart w:colFirst="0" w:colLast="0" w:name="_ox0q3vhpefzg" w:id="89"/>
      <w:bookmarkEnd w:id="89"/>
      <w:hyperlink w:anchor="_ox0q3vhpefzg">
        <w:r w:rsidDel="00000000" w:rsidR="00000000" w:rsidRPr="00000000">
          <w:rPr>
            <w:color w:val="1155cc"/>
            <w:u w:val="single"/>
            <w:rtl w:val="0"/>
          </w:rPr>
          <w:t xml:space="preserve">Tuesday | Ready </w:t>
        </w:r>
      </w:hyperlink>
      <w:r w:rsidDel="00000000" w:rsidR="00000000" w:rsidRPr="00000000">
        <w:rPr>
          <w:rtl w:val="0"/>
        </w:rPr>
      </w:r>
    </w:p>
    <w:p w:rsidR="00000000" w:rsidDel="00000000" w:rsidP="00000000" w:rsidRDefault="00000000" w:rsidRPr="00000000" w14:paraId="00000637">
      <w:pPr>
        <w:pBdr>
          <w:top w:color="e5e7eb" w:space="0" w:sz="0" w:val="none"/>
          <w:left w:color="e5e7eb" w:space="0" w:sz="0" w:val="none"/>
          <w:bottom w:color="e5e7eb" w:space="0" w:sz="0" w:val="none"/>
          <w:right w:color="e5e7eb" w:space="0" w:sz="0" w:val="none"/>
          <w:between w:color="e5e7eb" w:space="0" w:sz="0" w:val="none"/>
        </w:pBdr>
        <w:shd w:fill="ffffff" w:val="clear"/>
        <w:rPr/>
      </w:pPr>
      <w:r w:rsidDel="00000000" w:rsidR="00000000" w:rsidRPr="00000000">
        <w:rPr>
          <w:rtl w:val="0"/>
        </w:rPr>
      </w:r>
    </w:p>
    <w:p w:rsidR="00000000" w:rsidDel="00000000" w:rsidP="00000000" w:rsidRDefault="00000000" w:rsidRPr="00000000" w14:paraId="00000638">
      <w:pPr>
        <w:pBdr>
          <w:top w:color="e5e7eb" w:space="0" w:sz="0" w:val="none"/>
          <w:left w:color="e5e7eb" w:space="0" w:sz="0" w:val="none"/>
          <w:bottom w:color="e5e7eb" w:space="0" w:sz="0" w:val="none"/>
          <w:right w:color="e5e7eb" w:space="0" w:sz="0" w:val="none"/>
          <w:between w:color="e5e7eb" w:space="0" w:sz="0" w:val="none"/>
        </w:pBdr>
        <w:shd w:fill="ffffff" w:val="clear"/>
        <w:rPr/>
      </w:pPr>
      <w:r w:rsidDel="00000000" w:rsidR="00000000" w:rsidRPr="00000000">
        <w:rPr>
          <w:rtl w:val="0"/>
        </w:rPr>
        <w:t xml:space="preserve">Are you working on your pitch this week? </w:t>
      </w:r>
    </w:p>
    <w:p w:rsidR="00000000" w:rsidDel="00000000" w:rsidP="00000000" w:rsidRDefault="00000000" w:rsidRPr="00000000" w14:paraId="00000639">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63A">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Here are 5 common mistakes to avoid:</w:t>
      </w:r>
    </w:p>
    <w:p w:rsidR="00000000" w:rsidDel="00000000" w:rsidP="00000000" w:rsidRDefault="00000000" w:rsidRPr="00000000" w14:paraId="0000063B">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63C">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 Going overboard on slides - Keep it tight at 8-12 slides in most case. 17-20 slides max for more complex decks. Quality over quantity!</w:t>
      </w:r>
    </w:p>
    <w:p w:rsidR="00000000" w:rsidDel="00000000" w:rsidP="00000000" w:rsidRDefault="00000000" w:rsidRPr="00000000" w14:paraId="0000063D">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63E">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An investor deck is not a research paper. Communicate your key points concisely, and visually. </w:t>
      </w:r>
    </w:p>
    <w:p w:rsidR="00000000" w:rsidDel="00000000" w:rsidP="00000000" w:rsidRDefault="00000000" w:rsidRPr="00000000" w14:paraId="0000063F">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640">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 Lacking clarity - Make sure your narrative flows logically from problem to solution to market opportunity. </w:t>
      </w:r>
    </w:p>
    <w:p w:rsidR="00000000" w:rsidDel="00000000" w:rsidP="00000000" w:rsidRDefault="00000000" w:rsidRPr="00000000" w14:paraId="00000641">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642">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If you need help crafting a clear narrative out of the sea of ideas, features, and market data that you have – then you might like to work with me. </w:t>
      </w:r>
    </w:p>
    <w:p w:rsidR="00000000" w:rsidDel="00000000" w:rsidP="00000000" w:rsidRDefault="00000000" w:rsidRPr="00000000" w14:paraId="00000643">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644">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 Weak visuals - Ditch boring bullet points. Use strong graphics, charts, and images to engage your audience.</w:t>
      </w:r>
    </w:p>
    <w:p w:rsidR="00000000" w:rsidDel="00000000" w:rsidP="00000000" w:rsidRDefault="00000000" w:rsidRPr="00000000" w14:paraId="00000645">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Infographics can make presentations 43% persuasive, which could be the difference between getting funded or seeing your startup wither. </w:t>
      </w:r>
    </w:p>
    <w:p w:rsidR="00000000" w:rsidDel="00000000" w:rsidP="00000000" w:rsidRDefault="00000000" w:rsidRPr="00000000" w14:paraId="00000646">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647">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 Rushing through - Take your time explaining key points. </w:t>
      </w:r>
    </w:p>
    <w:p w:rsidR="00000000" w:rsidDel="00000000" w:rsidP="00000000" w:rsidRDefault="00000000" w:rsidRPr="00000000" w14:paraId="00000648">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649">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Train your mind and body to slow down. You don’t need to speak so slowly that it makes your presentation last twice as long. Simply maintain your presence when speaking and avoid speed-talking. </w:t>
      </w:r>
    </w:p>
    <w:p w:rsidR="00000000" w:rsidDel="00000000" w:rsidP="00000000" w:rsidRDefault="00000000" w:rsidRPr="00000000" w14:paraId="0000064A">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64B">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 Sounding robotic - Bring passion and authenticity. </w:t>
      </w:r>
    </w:p>
    <w:p w:rsidR="00000000" w:rsidDel="00000000" w:rsidP="00000000" w:rsidRDefault="00000000" w:rsidRPr="00000000" w14:paraId="0000064C">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64D">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Taking it steady doesn’t mean delivering a monotone pitch. You can still communicate your excitement, passion, and enthusiasm. In fact, it’s encouraged! </w:t>
      </w:r>
    </w:p>
    <w:p w:rsidR="00000000" w:rsidDel="00000000" w:rsidP="00000000" w:rsidRDefault="00000000" w:rsidRPr="00000000" w14:paraId="0000064E">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64F">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Remember, numbers aren't everything – connect emotionally. </w:t>
      </w:r>
    </w:p>
    <w:p w:rsidR="00000000" w:rsidDel="00000000" w:rsidP="00000000" w:rsidRDefault="00000000" w:rsidRPr="00000000" w14:paraId="00000650">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651">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And that’s it! </w:t>
      </w:r>
    </w:p>
    <w:p w:rsidR="00000000" w:rsidDel="00000000" w:rsidP="00000000" w:rsidRDefault="00000000" w:rsidRPr="00000000" w14:paraId="00000652">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653">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The difference between a good and bad pitch can be anywhere from thousands to millions of dollars in funding. </w:t>
      </w:r>
    </w:p>
    <w:p w:rsidR="00000000" w:rsidDel="00000000" w:rsidP="00000000" w:rsidRDefault="00000000" w:rsidRPr="00000000" w14:paraId="00000654">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655">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Best of luck out there, and if you need a helping and experienced hand to guide you, reach out to me here on LinkedIn. </w:t>
      </w:r>
    </w:p>
    <w:p w:rsidR="00000000" w:rsidDel="00000000" w:rsidP="00000000" w:rsidRDefault="00000000" w:rsidRPr="00000000" w14:paraId="00000656">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657">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What's the biggest pitching mistake you've made that you won’t repeat? Don’t be shy, let us know in the comments!</w:t>
      </w:r>
    </w:p>
    <w:p w:rsidR="00000000" w:rsidDel="00000000" w:rsidP="00000000" w:rsidRDefault="00000000" w:rsidRPr="00000000" w14:paraId="00000658">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659">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Yours in pitch decks and securing funding,</w:t>
      </w:r>
    </w:p>
    <w:p w:rsidR="00000000" w:rsidDel="00000000" w:rsidP="00000000" w:rsidRDefault="00000000" w:rsidRPr="00000000" w14:paraId="0000065A">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65B">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Magdalena 😊</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pStyle w:val="Heading3"/>
        <w:rPr/>
      </w:pPr>
      <w:bookmarkStart w:colFirst="0" w:colLast="0" w:name="_qf3nqclkv4xi" w:id="90"/>
      <w:bookmarkEnd w:id="90"/>
      <w:r w:rsidDel="00000000" w:rsidR="00000000" w:rsidRPr="00000000">
        <w:rPr>
          <w:rtl w:val="0"/>
        </w:rPr>
        <w:t xml:space="preserve">Sources</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hyperlink r:id="rId39">
        <w:r w:rsidDel="00000000" w:rsidR="00000000" w:rsidRPr="00000000">
          <w:rPr>
            <w:color w:val="1155cc"/>
            <w:u w:val="single"/>
            <w:rtl w:val="0"/>
          </w:rPr>
          <w:t xml:space="preserve">https://blog.hubspot.com/marketing/infographic-stats</w:t>
        </w:r>
      </w:hyperlink>
      <w:r w:rsidDel="00000000" w:rsidR="00000000" w:rsidRPr="00000000">
        <w:rPr>
          <w:rtl w:val="0"/>
        </w:rPr>
        <w:t xml:space="preserve"> [43% more persuasive] </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pStyle w:val="Heading2"/>
        <w:rPr/>
      </w:pPr>
      <w:bookmarkStart w:colFirst="0" w:colLast="0" w:name="_f5pq91uutfp4" w:id="91"/>
      <w:bookmarkEnd w:id="91"/>
      <w:r w:rsidDel="00000000" w:rsidR="00000000" w:rsidRPr="00000000">
        <w:rPr>
          <w:rtl w:val="0"/>
        </w:rPr>
        <w:t xml:space="preserve">Thursday | Published </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pStyle w:val="Heading3"/>
        <w:keepNext w:val="0"/>
        <w:keepLines w:val="0"/>
        <w:spacing w:after="80" w:before="0" w:line="300" w:lineRule="auto"/>
        <w:rPr/>
      </w:pPr>
      <w:bookmarkStart w:colFirst="0" w:colLast="0" w:name="_57yztx3xbv2i" w:id="92"/>
      <w:bookmarkEnd w:id="92"/>
      <w:hyperlink w:anchor="_57yztx3xbv2i">
        <w:r w:rsidDel="00000000" w:rsidR="00000000" w:rsidRPr="00000000">
          <w:rPr>
            <w:color w:val="1155cc"/>
            <w:u w:val="single"/>
            <w:rtl w:val="0"/>
          </w:rPr>
          <w:t xml:space="preserve">How to raise a seed round?</w:t>
        </w:r>
      </w:hyperlink>
      <w:r w:rsidDel="00000000" w:rsidR="00000000" w:rsidRPr="00000000">
        <w:rPr>
          <w:rtl w:val="0"/>
        </w:rPr>
        <w:t xml:space="preserve"> [published] </w:t>
      </w:r>
      <w:r w:rsidDel="00000000" w:rsidR="00000000" w:rsidRPr="00000000">
        <w:rPr>
          <w:rtl w:val="0"/>
        </w:rPr>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pBdr>
          <w:top w:color="d9d9e3" w:space="0" w:sz="0" w:val="none"/>
          <w:left w:color="d9d9e3" w:space="0" w:sz="0" w:val="none"/>
          <w:bottom w:color="d9d9e3" w:space="0" w:sz="0" w:val="none"/>
          <w:right w:color="d9d9e3" w:space="0" w:sz="0" w:val="none"/>
          <w:between w:color="d9d9e3" w:space="0" w:sz="0" w:val="none"/>
        </w:pBdr>
        <w:spacing w:after="300" w:line="420" w:lineRule="auto"/>
        <w:rPr>
          <w:rFonts w:ascii="Roboto" w:cs="Roboto" w:eastAsia="Roboto" w:hAnsi="Roboto"/>
        </w:rPr>
      </w:pPr>
      <w:r w:rsidDel="00000000" w:rsidR="00000000" w:rsidRPr="00000000">
        <w:rPr>
          <w:rFonts w:ascii="Roboto" w:cs="Roboto" w:eastAsia="Roboto" w:hAnsi="Roboto"/>
          <w:rtl w:val="0"/>
        </w:rPr>
        <w:t xml:space="preserve">Do you need to raise a seed round for your startup? Raising all-important seed capital is no small feat. It demands a blend of strategy, determination, and a touch of creative flair. </w:t>
      </w:r>
    </w:p>
    <w:p w:rsidR="00000000" w:rsidDel="00000000" w:rsidP="00000000" w:rsidRDefault="00000000" w:rsidRPr="00000000" w14:paraId="0000066B">
      <w:pPr>
        <w:pBdr>
          <w:top w:color="d9d9e3" w:space="0" w:sz="0" w:val="none"/>
          <w:left w:color="d9d9e3" w:space="0" w:sz="0" w:val="none"/>
          <w:bottom w:color="d9d9e3" w:space="0" w:sz="0" w:val="none"/>
          <w:right w:color="d9d9e3" w:space="0" w:sz="0" w:val="none"/>
          <w:between w:color="d9d9e3" w:space="0" w:sz="0" w:val="none"/>
        </w:pBdr>
        <w:spacing w:after="300" w:line="420" w:lineRule="auto"/>
        <w:rPr>
          <w:rFonts w:ascii="Roboto" w:cs="Roboto" w:eastAsia="Roboto" w:hAnsi="Roboto"/>
        </w:rPr>
      </w:pPr>
      <w:r w:rsidDel="00000000" w:rsidR="00000000" w:rsidRPr="00000000">
        <w:rPr>
          <w:rFonts w:ascii="Roboto" w:cs="Roboto" w:eastAsia="Roboto" w:hAnsi="Roboto"/>
          <w:rtl w:val="0"/>
        </w:rPr>
        <w:t xml:space="preserve">Focus on four simple steps to secure investor interest and runway without </w:t>
      </w:r>
      <w:r w:rsidDel="00000000" w:rsidR="00000000" w:rsidRPr="00000000">
        <w:rPr>
          <w:rFonts w:ascii="Roboto" w:cs="Roboto" w:eastAsia="Roboto" w:hAnsi="Roboto"/>
          <w:color w:val="1c1917"/>
          <w:highlight w:val="white"/>
          <w:rtl w:val="0"/>
        </w:rPr>
        <w:t xml:space="preserve">burning yourself out. </w:t>
      </w:r>
      <w:r w:rsidDel="00000000" w:rsidR="00000000" w:rsidRPr="00000000">
        <w:rPr>
          <w:rtl w:val="0"/>
        </w:rPr>
      </w:r>
    </w:p>
    <w:p w:rsidR="00000000" w:rsidDel="00000000" w:rsidP="00000000" w:rsidRDefault="00000000" w:rsidRPr="00000000" w14:paraId="0000066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Andika" w:cs="Andika" w:eastAsia="Andika" w:hAnsi="Andika"/>
          <w:rtl w:val="0"/>
        </w:rPr>
        <w:t xml:space="preserve">Step 1️⃣ –  Nail that pitch deck. </w:t>
      </w:r>
    </w:p>
    <w:p w:rsidR="00000000" w:rsidDel="00000000" w:rsidP="00000000" w:rsidRDefault="00000000" w:rsidRPr="00000000" w14:paraId="0000066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It should shine a spotlight on your product, market size, financial forecasts, and the star power of your team. This is your first handshake with potential investors. Make it count! 🎯</w:t>
      </w:r>
    </w:p>
    <w:p w:rsidR="00000000" w:rsidDel="00000000" w:rsidP="00000000" w:rsidRDefault="00000000" w:rsidRPr="00000000" w14:paraId="0000066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 Use storytelling to make your deck memorable.</w:t>
      </w:r>
    </w:p>
    <w:p w:rsidR="00000000" w:rsidDel="00000000" w:rsidP="00000000" w:rsidRDefault="00000000" w:rsidRPr="00000000" w14:paraId="0000066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 Focus on the problem you're solving and why it matters.</w:t>
      </w:r>
    </w:p>
    <w:p w:rsidR="00000000" w:rsidDel="00000000" w:rsidP="00000000" w:rsidRDefault="00000000" w:rsidRPr="00000000" w14:paraId="0000067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 Include visuals like graphs and charts to convey data effectively.</w:t>
      </w:r>
    </w:p>
    <w:p w:rsidR="00000000" w:rsidDel="00000000" w:rsidP="00000000" w:rsidRDefault="00000000" w:rsidRPr="00000000" w14:paraId="0000067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If you need help with design and creating a compelling narrative, work with a professional. </w:t>
      </w:r>
    </w:p>
    <w:p w:rsidR="00000000" w:rsidDel="00000000" w:rsidP="00000000" w:rsidRDefault="00000000" w:rsidRPr="00000000" w14:paraId="0000067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Andika" w:cs="Andika" w:eastAsia="Andika" w:hAnsi="Andika"/>
          <w:rtl w:val="0"/>
        </w:rPr>
        <w:t xml:space="preserve">Step 2️⃣ – Scout for potential investors. </w:t>
      </w:r>
    </w:p>
    <w:p w:rsidR="00000000" w:rsidDel="00000000" w:rsidP="00000000" w:rsidRDefault="00000000" w:rsidRPr="00000000" w14:paraId="0000067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Use tools like LinkedIn, @Crunchbase, @AngelList, and @PitchBook to find investors aligned with your industry, needs, and startup stage. Consider their portfolio, network, and values. </w:t>
      </w:r>
    </w:p>
    <w:p w:rsidR="00000000" w:rsidDel="00000000" w:rsidP="00000000" w:rsidRDefault="00000000" w:rsidRPr="00000000" w14:paraId="0000067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Once shortlisted, send them your pitch deck, and always remember - rejections are stepping stones, not setbacks. </w:t>
      </w:r>
    </w:p>
    <w:p w:rsidR="00000000" w:rsidDel="00000000" w:rsidP="00000000" w:rsidRDefault="00000000" w:rsidRPr="00000000" w14:paraId="0000067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Andika" w:cs="Andika" w:eastAsia="Andika" w:hAnsi="Andika"/>
          <w:rtl w:val="0"/>
        </w:rPr>
        <w:t xml:space="preserve">Step 3️⃣ – Practice makes perfect. </w:t>
      </w:r>
    </w:p>
    <w:p w:rsidR="00000000" w:rsidDel="00000000" w:rsidP="00000000" w:rsidRDefault="00000000" w:rsidRPr="00000000" w14:paraId="0000067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Rehearse your in-person pitch until it's a perfect blend of hard data and audacious dreams. </w:t>
      </w:r>
    </w:p>
    <w:p w:rsidR="00000000" w:rsidDel="00000000" w:rsidP="00000000" w:rsidRDefault="00000000" w:rsidRPr="00000000" w14:paraId="0000067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Deliver a blend of hard data and audacious dreams, leaving a lasting impression. </w:t>
      </w:r>
    </w:p>
    <w:p w:rsidR="00000000" w:rsidDel="00000000" w:rsidP="00000000" w:rsidRDefault="00000000" w:rsidRPr="00000000" w14:paraId="0000067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 Record yourself giving the pitch to identify areas for improvement.</w:t>
      </w:r>
    </w:p>
    <w:p w:rsidR="00000000" w:rsidDel="00000000" w:rsidP="00000000" w:rsidRDefault="00000000" w:rsidRPr="00000000" w14:paraId="0000067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 Practice in front of a variety of audiences and ask for honest feedback.</w:t>
      </w:r>
    </w:p>
    <w:p w:rsidR="00000000" w:rsidDel="00000000" w:rsidP="00000000" w:rsidRDefault="00000000" w:rsidRPr="00000000" w14:paraId="0000067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 Develop responses to potential questions investors may ask.</w:t>
      </w:r>
    </w:p>
    <w:p w:rsidR="00000000" w:rsidDel="00000000" w:rsidP="00000000" w:rsidRDefault="00000000" w:rsidRPr="00000000" w14:paraId="0000067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Keep your ears open to feedback and start building those all-important relationships 👂</w:t>
      </w:r>
    </w:p>
    <w:p w:rsidR="00000000" w:rsidDel="00000000" w:rsidP="00000000" w:rsidRDefault="00000000" w:rsidRPr="00000000" w14:paraId="0000067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Andika" w:cs="Andika" w:eastAsia="Andika" w:hAnsi="Andika"/>
          <w:rtl w:val="0"/>
        </w:rPr>
        <w:t xml:space="preserve">Step 4️⃣ – Persistence pays. </w:t>
      </w:r>
    </w:p>
    <w:p w:rsidR="00000000" w:rsidDel="00000000" w:rsidP="00000000" w:rsidRDefault="00000000" w:rsidRPr="00000000" w14:paraId="0000067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Follow up with potential investors, update them on your progress, and keep the conversation alive. You're planting the seeds for future collaborations 🌱</w:t>
      </w:r>
    </w:p>
    <w:p w:rsidR="00000000" w:rsidDel="00000000" w:rsidP="00000000" w:rsidRDefault="00000000" w:rsidRPr="00000000" w14:paraId="0000067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Use whatever tool works for you, whether it’s a Kanban board in @monday.com or a dedicated fundraising tool like @Streak</w:t>
      </w:r>
    </w:p>
    <w:p w:rsidR="00000000" w:rsidDel="00000000" w:rsidP="00000000" w:rsidRDefault="00000000" w:rsidRPr="00000000" w14:paraId="0000067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journey to securing seed capital is as thrilling as it is challenging. It’s the first step to bringing your startup vision to life. </w:t>
      </w:r>
    </w:p>
    <w:p w:rsidR="00000000" w:rsidDel="00000000" w:rsidP="00000000" w:rsidRDefault="00000000" w:rsidRPr="00000000" w14:paraId="0000068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Good luck out there, and remember – from little things, big things grow! The small (but daunting) steps you take today will lead to very big things in the future. </w:t>
      </w:r>
    </w:p>
    <w:p w:rsidR="00000000" w:rsidDel="00000000" w:rsidP="00000000" w:rsidRDefault="00000000" w:rsidRPr="00000000" w14:paraId="0000068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A question for established founders – </w:t>
      </w:r>
      <w:r w:rsidDel="00000000" w:rsidR="00000000" w:rsidRPr="00000000">
        <w:rPr>
          <w:rFonts w:ascii="Roboto" w:cs="Roboto" w:eastAsia="Roboto" w:hAnsi="Roboto"/>
          <w:color w:val="1c1917"/>
          <w:rtl w:val="0"/>
        </w:rPr>
        <w:t xml:space="preserve">What's been your biggest lesson learned when raising seed funding? Share your experience in the comments below! </w:t>
      </w:r>
      <w:r w:rsidDel="00000000" w:rsidR="00000000" w:rsidRPr="00000000">
        <w:rPr>
          <w:rtl w:val="0"/>
        </w:rPr>
      </w:r>
    </w:p>
    <w:p w:rsidR="00000000" w:rsidDel="00000000" w:rsidP="00000000" w:rsidRDefault="00000000" w:rsidRPr="00000000" w14:paraId="00000682">
      <w:pPr>
        <w:rPr/>
      </w:pPr>
      <w:r w:rsidDel="00000000" w:rsidR="00000000" w:rsidRPr="00000000">
        <w:rPr>
          <w:rFonts w:ascii="Roboto" w:cs="Roboto" w:eastAsia="Roboto" w:hAnsi="Roboto"/>
          <w:rtl w:val="0"/>
        </w:rPr>
        <w:t xml:space="preserve">#Startups #SeedRound #Fundraising #Investors #AngelInvestors </w:t>
      </w:r>
      <w:r w:rsidDel="00000000" w:rsidR="00000000" w:rsidRPr="00000000">
        <w:rPr>
          <w:rtl w:val="0"/>
        </w:rPr>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pStyle w:val="Heading1"/>
        <w:rPr/>
      </w:pPr>
      <w:bookmarkStart w:colFirst="0" w:colLast="0" w:name="_mskuwx87zuok" w:id="93"/>
      <w:bookmarkEnd w:id="93"/>
      <w:r w:rsidDel="00000000" w:rsidR="00000000" w:rsidRPr="00000000">
        <w:rPr>
          <w:rtl w:val="0"/>
        </w:rPr>
        <w:t xml:space="preserve">Week 3 </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pStyle w:val="Heading2"/>
        <w:rPr/>
      </w:pPr>
      <w:bookmarkStart w:colFirst="0" w:colLast="0" w:name="_7cvhmbbqqh65" w:id="94"/>
      <w:bookmarkEnd w:id="94"/>
      <w:hyperlink w:anchor="_7cvhmbbqqh65">
        <w:r w:rsidDel="00000000" w:rsidR="00000000" w:rsidRPr="00000000">
          <w:rPr>
            <w:color w:val="1155cc"/>
            <w:u w:val="single"/>
            <w:rtl w:val="0"/>
          </w:rPr>
          <w:t xml:space="preserve">Monday – when to get pre-seed funding </w:t>
        </w:r>
      </w:hyperlink>
      <w:r w:rsidDel="00000000" w:rsidR="00000000" w:rsidRPr="00000000">
        <w:rPr>
          <w:rtl w:val="0"/>
        </w:rPr>
        <w:t xml:space="preserve">[published] </w:t>
      </w:r>
      <w:r w:rsidDel="00000000" w:rsidR="00000000" w:rsidRPr="00000000">
        <w:rPr>
          <w:rtl w:val="0"/>
        </w:rPr>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Determining when to start pursuing pre-seed investment is a key decision for early-stage founders. Raising your first funds is both nerve wracking and INCREDIBLY exciting at the same time.  </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While every startup's path is SUPER unique, several signs indicate you may be ready to begin pitching ⬇️</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Fonts w:ascii="Arial Unicode MS" w:cs="Arial Unicode MS" w:eastAsia="Arial Unicode MS" w:hAnsi="Arial Unicode MS"/>
          <w:rtl w:val="0"/>
        </w:rPr>
        <w:t xml:space="preserve">✅ You've validated product/market fit through research and believe a real opportunity exists.</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You don’t need to have a lot of customers, or even your first customers! Some companies take months to reach true product/market fit through a strong customer base. Others take years. </w:t>
        <w:br w:type="textWrapping"/>
        <w:br w:type="textWrapping"/>
        <w:t xml:space="preserve">@Figma, @Miro, and @Airtable all took between 4-5 years to </w:t>
      </w:r>
      <w:r w:rsidDel="00000000" w:rsidR="00000000" w:rsidRPr="00000000">
        <w:rPr>
          <w:rtl w:val="0"/>
        </w:rPr>
        <w:t xml:space="preserve">reach first</w:t>
      </w:r>
      <w:r w:rsidDel="00000000" w:rsidR="00000000" w:rsidRPr="00000000">
        <w:rPr>
          <w:rtl w:val="0"/>
        </w:rPr>
        <w:t xml:space="preserve"> ‘felt’ PMF. @GitHub, @Ramp, and @Gusto – they took less than a year. </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Thanks @Lenny Rachitsky for the amazing research in uncovering the above! LOVE your Substack! </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Fonts w:ascii="Arial Unicode MS" w:cs="Arial Unicode MS" w:eastAsia="Arial Unicode MS" w:hAnsi="Arial Unicode MS"/>
          <w:rtl w:val="0"/>
        </w:rPr>
        <w:t xml:space="preserve">✅ You've built out an initial founding team with key skills and experience.</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As @Geoff Ralston of @Y Combinator says, “​​Investors are looking for compelling founders who have a believable dream and as much evidence as possible documenting the reality of that dream.”</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Fonts w:ascii="Arial Unicode MS" w:cs="Arial Unicode MS" w:eastAsia="Arial Unicode MS" w:hAnsi="Arial Unicode MS"/>
          <w:rtl w:val="0"/>
        </w:rPr>
        <w:t xml:space="preserve">✅ You have a minimal viable prototype demonstrating the core features, and early prospective customers have provided promising feedback.</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Again, these don’t need to be paying customers. This can simply be through a Proof of Concept trial with customers who fit what you THINK will be your ideal customer profile. </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Fonts w:ascii="Arial Unicode MS" w:cs="Arial Unicode MS" w:eastAsia="Arial Unicode MS" w:hAnsi="Arial Unicode MS"/>
          <w:rtl w:val="0"/>
        </w:rPr>
        <w:t xml:space="preserve">✅ You've modeled future revenue projections based on realistic assumptions.</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The “TAM SAM SOM” model is well-suited to this. It captures the market size on three levels: </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 Total worldwide market (TAM: total available market)</w:t>
      </w:r>
    </w:p>
    <w:p w:rsidR="00000000" w:rsidDel="00000000" w:rsidP="00000000" w:rsidRDefault="00000000" w:rsidRPr="00000000" w14:paraId="0000069F">
      <w:pPr>
        <w:rPr/>
      </w:pPr>
      <w:r w:rsidDel="00000000" w:rsidR="00000000" w:rsidRPr="00000000">
        <w:rPr>
          <w:rtl w:val="0"/>
        </w:rPr>
        <w:t xml:space="preserve">• The part of that market you address adjusted for your geographical reach (SAM: serviceable available market)</w:t>
      </w:r>
    </w:p>
    <w:p w:rsidR="00000000" w:rsidDel="00000000" w:rsidP="00000000" w:rsidRDefault="00000000" w:rsidRPr="00000000" w14:paraId="000006A0">
      <w:pPr>
        <w:rPr/>
      </w:pPr>
      <w:r w:rsidDel="00000000" w:rsidR="00000000" w:rsidRPr="00000000">
        <w:rPr>
          <w:rtl w:val="0"/>
        </w:rPr>
        <w:t xml:space="preserve">• The part of SAM you can actually realistically capture (SOM: serviceable obtainable market) – which is your sales target. </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In short – you've proven your startup's basic premises and taken initial steps to build and validate your offering and its potential 🚀</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With the right data-driven pitch and a motivated and experienced founding team, you can convince investors why they should believe in your vision and potential.</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What signs indicated to you that the time was right to start pitching pre-seed investors? What lessons did you learn in that early fundraising process? Share your experiences in the comments! 👇</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pStyle w:val="Heading2"/>
        <w:rPr/>
      </w:pPr>
      <w:bookmarkStart w:colFirst="0" w:colLast="0" w:name="_2xy8fy6voivy" w:id="95"/>
      <w:bookmarkEnd w:id="95"/>
      <w:r w:rsidDel="00000000" w:rsidR="00000000" w:rsidRPr="00000000">
        <w:rPr>
          <w:rtl w:val="0"/>
        </w:rPr>
        <w:t xml:space="preserve">Wednesday </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rPr>
      </w:pPr>
      <w:r w:rsidDel="00000000" w:rsidR="00000000" w:rsidRPr="00000000">
        <w:rPr>
          <w:rtl w:val="0"/>
        </w:rPr>
      </w:r>
    </w:p>
    <w:p w:rsidR="00000000" w:rsidDel="00000000" w:rsidP="00000000" w:rsidRDefault="00000000" w:rsidRPr="00000000" w14:paraId="000006AE">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highlight w:val="white"/>
        </w:rPr>
      </w:pPr>
      <w:r w:rsidDel="00000000" w:rsidR="00000000" w:rsidRPr="00000000">
        <w:rPr>
          <w:rtl w:val="0"/>
        </w:rPr>
      </w:r>
    </w:p>
    <w:p w:rsidR="00000000" w:rsidDel="00000000" w:rsidP="00000000" w:rsidRDefault="00000000" w:rsidRPr="00000000" w14:paraId="000006AF">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highlight w:val="white"/>
        </w:rPr>
      </w:pPr>
      <w:r w:rsidDel="00000000" w:rsidR="00000000" w:rsidRPr="00000000">
        <w:rPr>
          <w:rtl w:val="0"/>
        </w:rPr>
      </w:r>
    </w:p>
    <w:p w:rsidR="00000000" w:rsidDel="00000000" w:rsidP="00000000" w:rsidRDefault="00000000" w:rsidRPr="00000000" w14:paraId="000006B0">
      <w:pPr>
        <w:rPr>
          <w:rFonts w:ascii="Roboto" w:cs="Roboto" w:eastAsia="Roboto" w:hAnsi="Roboto"/>
          <w:color w:val="1c1917"/>
          <w:highlight w:val="white"/>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pStyle w:val="Heading2"/>
        <w:rPr/>
      </w:pPr>
      <w:bookmarkStart w:colFirst="0" w:colLast="0" w:name="_9tce40ixruo2" w:id="96"/>
      <w:bookmarkEnd w:id="96"/>
      <w:r w:rsidDel="00000000" w:rsidR="00000000" w:rsidRPr="00000000">
        <w:rPr>
          <w:rtl w:val="0"/>
        </w:rPr>
        <w:t xml:space="preserve">Friday </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pStyle w:val="Heading3"/>
        <w:spacing w:after="80" w:before="0" w:line="300" w:lineRule="auto"/>
        <w:rPr/>
      </w:pPr>
      <w:bookmarkStart w:colFirst="0" w:colLast="0" w:name="_axoq43iht543" w:id="97"/>
      <w:bookmarkEnd w:id="97"/>
      <w:r w:rsidDel="00000000" w:rsidR="00000000" w:rsidRPr="00000000">
        <w:rPr>
          <w:rtl w:val="0"/>
        </w:rPr>
        <w:t xml:space="preserve">When should you start raising pre-seed funding? [cancelled - too similar] </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Happy Friday, dreamers and doers! 🚀</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Every startup founder wants to find the secret sauce to getting their startup funded.</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It's a puzzle many founders wrestle with – each startup is unique but what investors are looking for in each of them is no mystery. </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Here are four practical ways to boost your chances of getting funded:</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Fonts w:ascii="Andika" w:cs="Andika" w:eastAsia="Andika" w:hAnsi="Andika"/>
          <w:rtl w:val="0"/>
        </w:rPr>
        <w:t xml:space="preserve">1️⃣ Passionate Team: Investors want to see fire in the belly! They're investing in the team just as much as the idea. Rally a team that shares your vision and drive. </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2️⃣ Convincing Market Potential: Show them the money! Use concrete data to demonstrate your target market's size and your potential share of it 🎯</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Fonts w:ascii="Andika" w:cs="Andika" w:eastAsia="Andika" w:hAnsi="Andika"/>
          <w:rtl w:val="0"/>
        </w:rPr>
        <w:t xml:space="preserve">3️⃣ Unique Value Proposition: Be different, be better! Make it clear why your solution is superior to existing alternatives.</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4️⃣ Captivating Pitch Deck: A killer pitch deck can be a game-changer. It should tell a compelling story and paint a clear picture of where your startup is headed 📈</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So get out there, raise those funds, and conquer those dreams, one pitch at a time! 💪</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Yours in pitch decks and securing funding,</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Magdalena Reith</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pStyle w:val="Heading1"/>
        <w:rPr/>
      </w:pPr>
      <w:bookmarkStart w:colFirst="0" w:colLast="0" w:name="_l806u6jqtwva" w:id="98"/>
      <w:bookmarkEnd w:id="98"/>
      <w:r w:rsidDel="00000000" w:rsidR="00000000" w:rsidRPr="00000000">
        <w:rPr>
          <w:rtl w:val="0"/>
        </w:rPr>
        <w:t xml:space="preserve">Week 4 </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pStyle w:val="Heading2"/>
        <w:rPr/>
      </w:pPr>
      <w:bookmarkStart w:colFirst="0" w:colLast="0" w:name="_8hqimm4x3wnw" w:id="99"/>
      <w:bookmarkEnd w:id="99"/>
      <w:r w:rsidDel="00000000" w:rsidR="00000000" w:rsidRPr="00000000">
        <w:rPr>
          <w:rtl w:val="0"/>
        </w:rPr>
        <w:t xml:space="preserve">Monday </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pStyle w:val="Heading3"/>
        <w:rPr/>
      </w:pPr>
      <w:bookmarkStart w:colFirst="0" w:colLast="0" w:name="_lbuncp8t661i" w:id="100"/>
      <w:bookmarkEnd w:id="100"/>
      <w:r w:rsidDel="00000000" w:rsidR="00000000" w:rsidRPr="00000000">
        <w:rPr>
          <w:rtl w:val="0"/>
        </w:rPr>
        <w:t xml:space="preserve">5 tips for raising funding! </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Cracking the code for raising startup capital can be challenging, but there are effective strategies to tip the scale in your favor. Here are my time-tested tips:</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Fonts w:ascii="Andika" w:cs="Andika" w:eastAsia="Andika" w:hAnsi="Andika"/>
          <w:rtl w:val="0"/>
        </w:rPr>
        <w:t xml:space="preserve">1️⃣ Develop an investor-ready package that goes beyond just directing them to your website. Show them a compelling business plan, robust forecasts, and highlight the brilliance of your team.</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Fonts w:ascii="Andika" w:cs="Andika" w:eastAsia="Andika" w:hAnsi="Andika"/>
          <w:rtl w:val="0"/>
        </w:rPr>
        <w:t xml:space="preserve">2️⃣ Be strategic in targeting investors. Look for those whose industry expertise aligns with your vision and can offer more than just financial support. It's about finding a partner, not just a bank. </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Fonts w:ascii="Andika" w:cs="Andika" w:eastAsia="Andika" w:hAnsi="Andika"/>
          <w:rtl w:val="0"/>
        </w:rPr>
        <w:t xml:space="preserve">3️⃣ Shine the spotlight on your rockstar team. Remember, investors often invest in people as much as they invest in ideas. Your team can make a world of difference!</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Fonts w:ascii="Andika" w:cs="Andika" w:eastAsia="Andika" w:hAnsi="Andika"/>
          <w:rtl w:val="0"/>
        </w:rPr>
        <w:t xml:space="preserve">4️⃣ Establish trust from the get-go by getting an independent valuation certification. Transparency isn’t just appreciated; it's expected. </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Fonts w:ascii="Andika" w:cs="Andika" w:eastAsia="Andika" w:hAnsi="Andika"/>
          <w:rtl w:val="0"/>
        </w:rPr>
        <w:t xml:space="preserve">5️⃣ Persistence is key. Don't be disheartened by the 'Nos'. You're in this for the right match, not the first one that comes along. Stay the course.</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Fundraising isn't a sprint; it's a marathon. With thorough preparation and unyielding tenacity, your big vision can indeed take flight!</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Any experiences or wisdom you'd like to share with fellow founders? Drop a comment below! </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pStyle w:val="Heading2"/>
        <w:rPr/>
      </w:pPr>
      <w:bookmarkStart w:colFirst="0" w:colLast="0" w:name="_bee4j9ytwypj" w:id="101"/>
      <w:bookmarkEnd w:id="101"/>
      <w:r w:rsidDel="00000000" w:rsidR="00000000" w:rsidRPr="00000000">
        <w:rPr>
          <w:rtl w:val="0"/>
        </w:rPr>
      </w:r>
    </w:p>
    <w:p w:rsidR="00000000" w:rsidDel="00000000" w:rsidP="00000000" w:rsidRDefault="00000000" w:rsidRPr="00000000" w14:paraId="000006E8">
      <w:pPr>
        <w:pStyle w:val="Heading2"/>
        <w:rPr/>
      </w:pPr>
      <w:bookmarkStart w:colFirst="0" w:colLast="0" w:name="_auoyme8s4nvh" w:id="102"/>
      <w:bookmarkEnd w:id="102"/>
      <w:r w:rsidDel="00000000" w:rsidR="00000000" w:rsidRPr="00000000">
        <w:rPr>
          <w:rtl w:val="0"/>
        </w:rPr>
      </w:r>
    </w:p>
    <w:p w:rsidR="00000000" w:rsidDel="00000000" w:rsidP="00000000" w:rsidRDefault="00000000" w:rsidRPr="00000000" w14:paraId="000006E9">
      <w:pPr>
        <w:pStyle w:val="Heading2"/>
        <w:rPr/>
      </w:pPr>
      <w:bookmarkStart w:colFirst="0" w:colLast="0" w:name="_2r9f2vdau8ze" w:id="103"/>
      <w:bookmarkEnd w:id="103"/>
      <w:r w:rsidDel="00000000" w:rsidR="00000000" w:rsidRPr="00000000">
        <w:rPr>
          <w:rtl w:val="0"/>
        </w:rPr>
        <w:t xml:space="preserve">Thursday</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pStyle w:val="Heading2"/>
        <w:rPr/>
      </w:pPr>
      <w:bookmarkStart w:colFirst="0" w:colLast="0" w:name="_nuqdzzrt179b" w:id="104"/>
      <w:bookmarkEnd w:id="104"/>
      <w:hyperlink w:anchor="_nuqdzzrt179b">
        <w:r w:rsidDel="00000000" w:rsidR="00000000" w:rsidRPr="00000000">
          <w:rPr>
            <w:color w:val="1155cc"/>
            <w:u w:val="single"/>
            <w:rtl w:val="0"/>
          </w:rPr>
          <w:t xml:space="preserve">Friday - storytelling  </w:t>
        </w:r>
      </w:hyperlink>
      <w:r w:rsidDel="00000000" w:rsidR="00000000" w:rsidRPr="00000000">
        <w:rPr>
          <w:rtl w:val="0"/>
        </w:rPr>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rFonts w:ascii="Roboto" w:cs="Roboto" w:eastAsia="Roboto" w:hAnsi="Roboto"/>
          <w:color w:val="1c1917"/>
          <w:highlight w:val="white"/>
        </w:rPr>
      </w:pPr>
      <w:r w:rsidDel="00000000" w:rsidR="00000000" w:rsidRPr="00000000">
        <w:rPr>
          <w:rtl w:val="0"/>
        </w:rPr>
      </w:r>
    </w:p>
    <w:p w:rsidR="00000000" w:rsidDel="00000000" w:rsidP="00000000" w:rsidRDefault="00000000" w:rsidRPr="00000000" w14:paraId="000006F0">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highlight w:val="white"/>
        </w:rPr>
      </w:pPr>
      <w:r w:rsidDel="00000000" w:rsidR="00000000" w:rsidRPr="00000000">
        <w:rPr>
          <w:rFonts w:ascii="Roboto" w:cs="Roboto" w:eastAsia="Roboto" w:hAnsi="Roboto"/>
          <w:color w:val="1c1917"/>
          <w:highlight w:val="white"/>
          <w:rtl w:val="0"/>
        </w:rPr>
        <w:t xml:space="preserve">Imagine being as engrossed in a pitch deck as you are in a gripping movie or an enthralling novel. That same magic should happen in your pitch deck.</w:t>
      </w:r>
    </w:p>
    <w:p w:rsidR="00000000" w:rsidDel="00000000" w:rsidP="00000000" w:rsidRDefault="00000000" w:rsidRPr="00000000" w14:paraId="000006F1">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highlight w:val="white"/>
        </w:rPr>
      </w:pPr>
      <w:r w:rsidDel="00000000" w:rsidR="00000000" w:rsidRPr="00000000">
        <w:rPr>
          <w:rtl w:val="0"/>
        </w:rPr>
      </w:r>
    </w:p>
    <w:p w:rsidR="00000000" w:rsidDel="00000000" w:rsidP="00000000" w:rsidRDefault="00000000" w:rsidRPr="00000000" w14:paraId="000006F2">
      <w:pPr>
        <w:rPr>
          <w:rFonts w:ascii="Roboto" w:cs="Roboto" w:eastAsia="Roboto" w:hAnsi="Roboto"/>
          <w:color w:val="1c1917"/>
          <w:highlight w:val="white"/>
        </w:rPr>
      </w:pPr>
      <w:r w:rsidDel="00000000" w:rsidR="00000000" w:rsidRPr="00000000">
        <w:rPr>
          <w:rFonts w:ascii="Roboto" w:cs="Roboto" w:eastAsia="Roboto" w:hAnsi="Roboto"/>
          <w:color w:val="1c1917"/>
          <w:highlight w:val="white"/>
          <w:rtl w:val="0"/>
        </w:rPr>
        <w:t xml:space="preserve">Today’s post is about why storytelling matters so much in your pitch deck.</w:t>
      </w:r>
    </w:p>
    <w:p w:rsidR="00000000" w:rsidDel="00000000" w:rsidP="00000000" w:rsidRDefault="00000000" w:rsidRPr="00000000" w14:paraId="000006F3">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highlight w:val="white"/>
        </w:rPr>
      </w:pPr>
      <w:r w:rsidDel="00000000" w:rsidR="00000000" w:rsidRPr="00000000">
        <w:rPr>
          <w:rtl w:val="0"/>
        </w:rPr>
      </w:r>
    </w:p>
    <w:p w:rsidR="00000000" w:rsidDel="00000000" w:rsidP="00000000" w:rsidRDefault="00000000" w:rsidRPr="00000000" w14:paraId="000006F4">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highlight w:val="white"/>
        </w:rPr>
      </w:pPr>
      <w:r w:rsidDel="00000000" w:rsidR="00000000" w:rsidRPr="00000000">
        <w:rPr>
          <w:rFonts w:ascii="Roboto" w:cs="Roboto" w:eastAsia="Roboto" w:hAnsi="Roboto"/>
          <w:color w:val="1c1917"/>
          <w:highlight w:val="white"/>
          <w:rtl w:val="0"/>
        </w:rPr>
        <w:t xml:space="preserve">Sure, the numbers matter. But facts alone won't excite investors. </w:t>
      </w:r>
    </w:p>
    <w:p w:rsidR="00000000" w:rsidDel="00000000" w:rsidP="00000000" w:rsidRDefault="00000000" w:rsidRPr="00000000" w14:paraId="000006F5">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highlight w:val="white"/>
        </w:rPr>
      </w:pPr>
      <w:r w:rsidDel="00000000" w:rsidR="00000000" w:rsidRPr="00000000">
        <w:rPr>
          <w:rtl w:val="0"/>
        </w:rPr>
      </w:r>
    </w:p>
    <w:p w:rsidR="00000000" w:rsidDel="00000000" w:rsidP="00000000" w:rsidRDefault="00000000" w:rsidRPr="00000000" w14:paraId="000006F6">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highlight w:val="white"/>
        </w:rPr>
      </w:pPr>
      <w:r w:rsidDel="00000000" w:rsidR="00000000" w:rsidRPr="00000000">
        <w:rPr>
          <w:rFonts w:ascii="Roboto" w:cs="Roboto" w:eastAsia="Roboto" w:hAnsi="Roboto"/>
          <w:color w:val="1c1917"/>
          <w:highlight w:val="white"/>
          <w:rtl w:val="0"/>
        </w:rPr>
        <w:t xml:space="preserve">To capture their imagination, you need a compelling story arc – the journey from struggling with a problem to launching your ingenious solution.</w:t>
      </w:r>
    </w:p>
    <w:p w:rsidR="00000000" w:rsidDel="00000000" w:rsidP="00000000" w:rsidRDefault="00000000" w:rsidRPr="00000000" w14:paraId="000006F7">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highlight w:val="white"/>
        </w:rPr>
      </w:pPr>
      <w:r w:rsidDel="00000000" w:rsidR="00000000" w:rsidRPr="00000000">
        <w:rPr>
          <w:rtl w:val="0"/>
        </w:rPr>
      </w:r>
    </w:p>
    <w:p w:rsidR="00000000" w:rsidDel="00000000" w:rsidP="00000000" w:rsidRDefault="00000000" w:rsidRPr="00000000" w14:paraId="000006F8">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highlight w:val="white"/>
        </w:rPr>
      </w:pPr>
      <w:r w:rsidDel="00000000" w:rsidR="00000000" w:rsidRPr="00000000">
        <w:rPr>
          <w:rFonts w:ascii="Roboto" w:cs="Roboto" w:eastAsia="Roboto" w:hAnsi="Roboto"/>
          <w:color w:val="1c1917"/>
          <w:highlight w:val="white"/>
          <w:rtl w:val="0"/>
        </w:rPr>
        <w:t xml:space="preserve">Below are just a few reasons why you should master storytelling throughout: </w:t>
      </w:r>
    </w:p>
    <w:p w:rsidR="00000000" w:rsidDel="00000000" w:rsidP="00000000" w:rsidRDefault="00000000" w:rsidRPr="00000000" w14:paraId="000006F9">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highlight w:val="white"/>
        </w:rPr>
      </w:pPr>
      <w:r w:rsidDel="00000000" w:rsidR="00000000" w:rsidRPr="00000000">
        <w:rPr>
          <w:rtl w:val="0"/>
        </w:rPr>
      </w:r>
    </w:p>
    <w:p w:rsidR="00000000" w:rsidDel="00000000" w:rsidP="00000000" w:rsidRDefault="00000000" w:rsidRPr="00000000" w14:paraId="000006FA">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1c1917"/>
          <w:highlight w:val="white"/>
        </w:rPr>
      </w:pPr>
      <w:r w:rsidDel="00000000" w:rsidR="00000000" w:rsidRPr="00000000">
        <w:rPr>
          <w:rFonts w:ascii="Roboto" w:cs="Roboto" w:eastAsia="Roboto" w:hAnsi="Roboto"/>
          <w:color w:val="1c1917"/>
          <w:highlight w:val="white"/>
          <w:rtl w:val="0"/>
        </w:rPr>
        <w:t xml:space="preserve">• Emotional chemistry: </w:t>
      </w:r>
    </w:p>
    <w:p w:rsidR="00000000" w:rsidDel="00000000" w:rsidP="00000000" w:rsidRDefault="00000000" w:rsidRPr="00000000" w14:paraId="000006FB">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1c1917"/>
          <w:highlight w:val="white"/>
        </w:rPr>
      </w:pPr>
      <w:r w:rsidDel="00000000" w:rsidR="00000000" w:rsidRPr="00000000">
        <w:rPr>
          <w:rtl w:val="0"/>
        </w:rPr>
      </w:r>
    </w:p>
    <w:p w:rsidR="00000000" w:rsidDel="00000000" w:rsidP="00000000" w:rsidRDefault="00000000" w:rsidRPr="00000000" w14:paraId="000006FC">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Roboto" w:cs="Roboto" w:eastAsia="Roboto" w:hAnsi="Roboto"/>
          <w:color w:val="1c1917"/>
          <w:highlight w:val="white"/>
        </w:rPr>
      </w:pPr>
      <w:r w:rsidDel="00000000" w:rsidR="00000000" w:rsidRPr="00000000">
        <w:rPr>
          <w:rFonts w:ascii="Roboto" w:cs="Roboto" w:eastAsia="Roboto" w:hAnsi="Roboto"/>
          <w:color w:val="1c1917"/>
          <w:highlight w:val="white"/>
          <w:rtl w:val="0"/>
        </w:rPr>
        <w:t xml:space="preserve">Storytelling releases oxytocin in the brains of listeners. You know what oxytocin is? It’s the bonding hormone. You’re not trying to make anyone fall in love with you. But you do want them to connect with you, your team, and your vision. </w:t>
      </w:r>
    </w:p>
    <w:p w:rsidR="00000000" w:rsidDel="00000000" w:rsidP="00000000" w:rsidRDefault="00000000" w:rsidRPr="00000000" w14:paraId="000006FD">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highlight w:val="white"/>
        </w:rPr>
      </w:pPr>
      <w:r w:rsidDel="00000000" w:rsidR="00000000" w:rsidRPr="00000000">
        <w:rPr>
          <w:rtl w:val="0"/>
        </w:rPr>
      </w:r>
    </w:p>
    <w:p w:rsidR="00000000" w:rsidDel="00000000" w:rsidP="00000000" w:rsidRDefault="00000000" w:rsidRPr="00000000" w14:paraId="000006FE">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highlight w:val="white"/>
        </w:rPr>
      </w:pPr>
      <w:r w:rsidDel="00000000" w:rsidR="00000000" w:rsidRPr="00000000">
        <w:rPr>
          <w:rFonts w:ascii="Roboto" w:cs="Roboto" w:eastAsia="Roboto" w:hAnsi="Roboto"/>
          <w:color w:val="1c1917"/>
          <w:highlight w:val="white"/>
          <w:rtl w:val="0"/>
        </w:rPr>
        <w:t xml:space="preserve">• ​​Memorable impact: </w:t>
      </w:r>
    </w:p>
    <w:p w:rsidR="00000000" w:rsidDel="00000000" w:rsidP="00000000" w:rsidRDefault="00000000" w:rsidRPr="00000000" w14:paraId="000006FF">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highlight w:val="white"/>
        </w:rPr>
      </w:pPr>
      <w:r w:rsidDel="00000000" w:rsidR="00000000" w:rsidRPr="00000000">
        <w:rPr>
          <w:rtl w:val="0"/>
        </w:rPr>
      </w:r>
    </w:p>
    <w:p w:rsidR="00000000" w:rsidDel="00000000" w:rsidP="00000000" w:rsidRDefault="00000000" w:rsidRPr="00000000" w14:paraId="00000700">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highlight w:val="white"/>
        </w:rPr>
      </w:pPr>
      <w:r w:rsidDel="00000000" w:rsidR="00000000" w:rsidRPr="00000000">
        <w:rPr>
          <w:rFonts w:ascii="Roboto" w:cs="Roboto" w:eastAsia="Roboto" w:hAnsi="Roboto"/>
          <w:color w:val="1c1917"/>
          <w:highlight w:val="white"/>
          <w:rtl w:val="0"/>
        </w:rPr>
        <w:t xml:space="preserve">Stanford’s Graduate School of Business found that when people listened to pitches, either containing facts and figures or a story, only 5% recalled a statistic, but a whopping 63% remembered the stories. </w:t>
      </w:r>
    </w:p>
    <w:p w:rsidR="00000000" w:rsidDel="00000000" w:rsidP="00000000" w:rsidRDefault="00000000" w:rsidRPr="00000000" w14:paraId="00000701">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highlight w:val="white"/>
        </w:rPr>
      </w:pPr>
      <w:r w:rsidDel="00000000" w:rsidR="00000000" w:rsidRPr="00000000">
        <w:rPr>
          <w:rtl w:val="0"/>
        </w:rPr>
      </w:r>
    </w:p>
    <w:p w:rsidR="00000000" w:rsidDel="00000000" w:rsidP="00000000" w:rsidRDefault="00000000" w:rsidRPr="00000000" w14:paraId="00000702">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highlight w:val="white"/>
        </w:rPr>
      </w:pPr>
      <w:r w:rsidDel="00000000" w:rsidR="00000000" w:rsidRPr="00000000">
        <w:rPr>
          <w:rFonts w:ascii="Roboto" w:cs="Roboto" w:eastAsia="Roboto" w:hAnsi="Roboto"/>
          <w:color w:val="1c1917"/>
          <w:highlight w:val="white"/>
          <w:rtl w:val="0"/>
        </w:rPr>
        <w:t xml:space="preserve">• Visual storytelling: </w:t>
      </w:r>
    </w:p>
    <w:p w:rsidR="00000000" w:rsidDel="00000000" w:rsidP="00000000" w:rsidRDefault="00000000" w:rsidRPr="00000000" w14:paraId="00000703">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highlight w:val="white"/>
        </w:rPr>
      </w:pPr>
      <w:r w:rsidDel="00000000" w:rsidR="00000000" w:rsidRPr="00000000">
        <w:rPr>
          <w:rtl w:val="0"/>
        </w:rPr>
      </w:r>
    </w:p>
    <w:p w:rsidR="00000000" w:rsidDel="00000000" w:rsidP="00000000" w:rsidRDefault="00000000" w:rsidRPr="00000000" w14:paraId="00000704">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highlight w:val="white"/>
        </w:rPr>
      </w:pPr>
      <w:r w:rsidDel="00000000" w:rsidR="00000000" w:rsidRPr="00000000">
        <w:rPr>
          <w:rFonts w:ascii="Roboto" w:cs="Roboto" w:eastAsia="Roboto" w:hAnsi="Roboto"/>
          <w:color w:val="1c1917"/>
          <w:highlight w:val="white"/>
          <w:rtl w:val="0"/>
        </w:rPr>
        <w:t xml:space="preserve">Storytelling elements such as visuals and graphics improve information retention. So don’t rely on just your words. Combine with compelling graphics to maximize your impact.  </w:t>
      </w:r>
    </w:p>
    <w:p w:rsidR="00000000" w:rsidDel="00000000" w:rsidP="00000000" w:rsidRDefault="00000000" w:rsidRPr="00000000" w14:paraId="00000705">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highlight w:val="white"/>
        </w:rPr>
      </w:pPr>
      <w:r w:rsidDel="00000000" w:rsidR="00000000" w:rsidRPr="00000000">
        <w:rPr>
          <w:rtl w:val="0"/>
        </w:rPr>
      </w:r>
    </w:p>
    <w:p w:rsidR="00000000" w:rsidDel="00000000" w:rsidP="00000000" w:rsidRDefault="00000000" w:rsidRPr="00000000" w14:paraId="00000706">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highlight w:val="white"/>
        </w:rPr>
      </w:pPr>
      <w:r w:rsidDel="00000000" w:rsidR="00000000" w:rsidRPr="00000000">
        <w:rPr>
          <w:rFonts w:ascii="Roboto" w:cs="Roboto" w:eastAsia="Roboto" w:hAnsi="Roboto"/>
          <w:color w:val="1c1917"/>
          <w:highlight w:val="white"/>
          <w:rtl w:val="0"/>
        </w:rPr>
        <w:t xml:space="preserve">Transform your startup from just another business idea into a once-in-a-lifetime opportunity. A great story is what stays with investors long after the slides are gone.</w:t>
      </w:r>
    </w:p>
    <w:p w:rsidR="00000000" w:rsidDel="00000000" w:rsidP="00000000" w:rsidRDefault="00000000" w:rsidRPr="00000000" w14:paraId="00000707">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highlight w:val="white"/>
        </w:rPr>
      </w:pPr>
      <w:r w:rsidDel="00000000" w:rsidR="00000000" w:rsidRPr="00000000">
        <w:rPr>
          <w:rtl w:val="0"/>
        </w:rPr>
      </w:r>
    </w:p>
    <w:p w:rsidR="00000000" w:rsidDel="00000000" w:rsidP="00000000" w:rsidRDefault="00000000" w:rsidRPr="00000000" w14:paraId="00000708">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highlight w:val="white"/>
        </w:rPr>
      </w:pPr>
      <w:r w:rsidDel="00000000" w:rsidR="00000000" w:rsidRPr="00000000">
        <w:rPr>
          <w:rFonts w:ascii="Roboto" w:cs="Roboto" w:eastAsia="Roboto" w:hAnsi="Roboto"/>
          <w:color w:val="1c1917"/>
          <w:highlight w:val="white"/>
          <w:rtl w:val="0"/>
        </w:rPr>
        <w:t xml:space="preserve">So take them on an adventure! Give your startup's origin story personality and flair.</w:t>
      </w:r>
    </w:p>
    <w:p w:rsidR="00000000" w:rsidDel="00000000" w:rsidP="00000000" w:rsidRDefault="00000000" w:rsidRPr="00000000" w14:paraId="00000709">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highlight w:val="white"/>
        </w:rPr>
      </w:pPr>
      <w:r w:rsidDel="00000000" w:rsidR="00000000" w:rsidRPr="00000000">
        <w:rPr>
          <w:rtl w:val="0"/>
        </w:rPr>
      </w:r>
    </w:p>
    <w:p w:rsidR="00000000" w:rsidDel="00000000" w:rsidP="00000000" w:rsidRDefault="00000000" w:rsidRPr="00000000" w14:paraId="0000070A">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highlight w:val="white"/>
        </w:rPr>
      </w:pPr>
      <w:r w:rsidDel="00000000" w:rsidR="00000000" w:rsidRPr="00000000">
        <w:rPr>
          <w:rFonts w:ascii="Roboto" w:cs="Roboto" w:eastAsia="Roboto" w:hAnsi="Roboto"/>
          <w:color w:val="1c1917"/>
          <w:highlight w:val="white"/>
          <w:rtl w:val="0"/>
        </w:rPr>
        <w:t xml:space="preserve">What's your startup's story? Let me know in the comments! I'd love to hear more about the vision driving you. </w:t>
      </w:r>
    </w:p>
    <w:p w:rsidR="00000000" w:rsidDel="00000000" w:rsidP="00000000" w:rsidRDefault="00000000" w:rsidRPr="00000000" w14:paraId="0000070B">
      <w:pPr>
        <w:rPr>
          <w:rFonts w:ascii="Roboto" w:cs="Roboto" w:eastAsia="Roboto" w:hAnsi="Roboto"/>
        </w:rPr>
      </w:pPr>
      <w:r w:rsidDel="00000000" w:rsidR="00000000" w:rsidRPr="00000000">
        <w:rPr>
          <w:rtl w:val="0"/>
        </w:rPr>
      </w:r>
    </w:p>
    <w:p w:rsidR="00000000" w:rsidDel="00000000" w:rsidP="00000000" w:rsidRDefault="00000000" w:rsidRPr="00000000" w14:paraId="0000070C">
      <w:pPr>
        <w:rPr>
          <w:rFonts w:ascii="Roboto" w:cs="Roboto" w:eastAsia="Roboto" w:hAnsi="Roboto"/>
        </w:rPr>
      </w:pPr>
      <w:r w:rsidDel="00000000" w:rsidR="00000000" w:rsidRPr="00000000">
        <w:rPr>
          <w:rFonts w:ascii="Roboto" w:cs="Roboto" w:eastAsia="Roboto" w:hAnsi="Roboto"/>
          <w:rtl w:val="0"/>
        </w:rPr>
        <w:t xml:space="preserve">#Startups #Pitching #Storytelling </w:t>
      </w:r>
      <w:r w:rsidDel="00000000" w:rsidR="00000000" w:rsidRPr="00000000">
        <w:rPr>
          <w:rtl w:val="0"/>
        </w:rPr>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pStyle w:val="Heading1"/>
        <w:rPr/>
      </w:pPr>
      <w:bookmarkStart w:colFirst="0" w:colLast="0" w:name="_uw08c8u2vnic" w:id="105"/>
      <w:bookmarkEnd w:id="105"/>
      <w:r w:rsidDel="00000000" w:rsidR="00000000" w:rsidRPr="00000000">
        <w:rPr>
          <w:rtl w:val="0"/>
        </w:rPr>
        <w:t xml:space="preserve">POSTS </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pStyle w:val="Heading2"/>
        <w:pBdr>
          <w:top w:color="1c1917" w:space="0" w:sz="0" w:val="none"/>
          <w:left w:color="1c1917" w:space="0" w:sz="0" w:val="none"/>
          <w:bottom w:color="1c1917" w:space="0" w:sz="0" w:val="none"/>
          <w:right w:color="1c1917" w:space="0" w:sz="0" w:val="none"/>
          <w:between w:color="1c1917" w:space="0" w:sz="0" w:val="none"/>
        </w:pBdr>
        <w:shd w:fill="ffffff" w:val="clear"/>
        <w:rPr/>
      </w:pPr>
      <w:bookmarkStart w:colFirst="0" w:colLast="0" w:name="_nj7f3q1ncijd" w:id="106"/>
      <w:bookmarkEnd w:id="106"/>
      <w:r w:rsidDel="00000000" w:rsidR="00000000" w:rsidRPr="00000000">
        <w:rPr>
          <w:rFonts w:ascii="Arial Unicode MS" w:cs="Arial Unicode MS" w:eastAsia="Arial Unicode MS" w:hAnsi="Arial Unicode MS"/>
          <w:color w:val="1155cc"/>
          <w:u w:val="single"/>
          <w:rtl w:val="0"/>
        </w:rPr>
        <w:t xml:space="preserve">✅ </w:t>
      </w:r>
      <w:hyperlink w:anchor="_nj7f3q1ncijd">
        <w:r w:rsidDel="00000000" w:rsidR="00000000" w:rsidRPr="00000000">
          <w:rPr>
            <w:color w:val="1155cc"/>
            <w:u w:val="single"/>
            <w:rtl w:val="0"/>
          </w:rPr>
          <w:t xml:space="preserve">Building Strong Relationships with Investors</w:t>
        </w:r>
      </w:hyperlink>
      <w:r w:rsidDel="00000000" w:rsidR="00000000" w:rsidRPr="00000000">
        <w:rPr>
          <w:rtl w:val="0"/>
        </w:rPr>
        <w:t xml:space="preserve"> [POSTED] </w:t>
      </w:r>
      <w:r w:rsidDel="00000000" w:rsidR="00000000" w:rsidRPr="00000000">
        <w:rPr>
          <w:rtl w:val="0"/>
        </w:rPr>
      </w:r>
    </w:p>
    <w:p w:rsidR="00000000" w:rsidDel="00000000" w:rsidP="00000000" w:rsidRDefault="00000000" w:rsidRPr="00000000" w14:paraId="00000715">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16">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Developing strong relationships with investors is crucial for startup success. As a founder, focus first on understanding your investors' goals and motivations. </w:t>
      </w:r>
    </w:p>
    <w:p w:rsidR="00000000" w:rsidDel="00000000" w:rsidP="00000000" w:rsidRDefault="00000000" w:rsidRPr="00000000" w14:paraId="00000717">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18">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Treat investors as more than capital providers—view them as mentors who can expand your perspective. </w:t>
      </w:r>
    </w:p>
    <w:p w:rsidR="00000000" w:rsidDel="00000000" w:rsidP="00000000" w:rsidRDefault="00000000" w:rsidRPr="00000000" w14:paraId="00000719">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1A">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With strong foundations based on trust and clear communication, you can count on investors to add value far beyond their financial stakes.</w:t>
      </w:r>
    </w:p>
    <w:p w:rsidR="00000000" w:rsidDel="00000000" w:rsidP="00000000" w:rsidRDefault="00000000" w:rsidRPr="00000000" w14:paraId="0000071B">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1C">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Below are a few ways to build rock-solid relationships with your investors. </w:t>
      </w:r>
    </w:p>
    <w:p w:rsidR="00000000" w:rsidDel="00000000" w:rsidP="00000000" w:rsidRDefault="00000000" w:rsidRPr="00000000" w14:paraId="0000071D">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1E">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1. Regular, Transparent Updates: Keep your investors in the loop. Share your victories, address your challenges, and lay out your future plans. A little transparency goes a long way in building trust.</w:t>
      </w:r>
    </w:p>
    <w:p w:rsidR="00000000" w:rsidDel="00000000" w:rsidP="00000000" w:rsidRDefault="00000000" w:rsidRPr="00000000" w14:paraId="0000071F">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20">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2. Don't make them just passive shareholders. Involve them in key decisions, tap into their valuable experience, and make them feel like an integral part of your journey.</w:t>
      </w:r>
    </w:p>
    <w:p w:rsidR="00000000" w:rsidDel="00000000" w:rsidP="00000000" w:rsidRDefault="00000000" w:rsidRPr="00000000" w14:paraId="00000721">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22">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3. Face-to-face is where it's at. Sure, email is convenient, but nothing beats the power of a genuine conversation. Schedule regular meetings, grab coffee, and build those real-life connections.</w:t>
      </w:r>
    </w:p>
    <w:p w:rsidR="00000000" w:rsidDel="00000000" w:rsidP="00000000" w:rsidRDefault="00000000" w:rsidRPr="00000000" w14:paraId="00000723">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24">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4. Feedback is a two-way street. Give them a platform to share their thoughts and suggestions. It shows you're open to learning and helps you grow together.</w:t>
      </w:r>
    </w:p>
    <w:p w:rsidR="00000000" w:rsidDel="00000000" w:rsidP="00000000" w:rsidRDefault="00000000" w:rsidRPr="00000000" w14:paraId="00000725">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26">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5. Be honest and transparent. Let them know what's working, what's not, and everything in between. Trust is built on a foundation of truth, and investors appreciate a clear picture.</w:t>
      </w:r>
    </w:p>
    <w:p w:rsidR="00000000" w:rsidDel="00000000" w:rsidP="00000000" w:rsidRDefault="00000000" w:rsidRPr="00000000" w14:paraId="00000727">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28">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6. Stay on the same page. Regularly discuss your goals and milestones, ensuring you're both aligned and moving towards a shared vision.</w:t>
      </w:r>
    </w:p>
    <w:p w:rsidR="00000000" w:rsidDel="00000000" w:rsidP="00000000" w:rsidRDefault="00000000" w:rsidRPr="00000000" w14:paraId="00000729">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2A">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Remember, building strong investor relationships is an investment in itself. By putting in the effort, you'll unlock invaluable support, expertise, and connections, propelling your startup towards incredible heights. </w:t>
      </w:r>
    </w:p>
    <w:p w:rsidR="00000000" w:rsidDel="00000000" w:rsidP="00000000" w:rsidRDefault="00000000" w:rsidRPr="00000000" w14:paraId="0000072B">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2C">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So, go out there, rockstars, and forge those partnerships that will fuel your success!</w:t>
      </w:r>
    </w:p>
    <w:p w:rsidR="00000000" w:rsidDel="00000000" w:rsidP="00000000" w:rsidRDefault="00000000" w:rsidRPr="00000000" w14:paraId="0000072D">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2E">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2F">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30">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31">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32">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33">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34">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35">
      <w:pPr>
        <w:pStyle w:val="Heading2"/>
        <w:pBdr>
          <w:top w:color="1c1917" w:space="0" w:sz="0" w:val="none"/>
          <w:left w:color="1c1917" w:space="0" w:sz="0" w:val="none"/>
          <w:bottom w:color="1c1917" w:space="0" w:sz="0" w:val="none"/>
          <w:right w:color="1c1917" w:space="0" w:sz="0" w:val="none"/>
          <w:between w:color="1c1917" w:space="0" w:sz="0" w:val="none"/>
        </w:pBdr>
        <w:shd w:fill="ffffff" w:val="clear"/>
        <w:rPr/>
      </w:pPr>
      <w:bookmarkStart w:colFirst="0" w:colLast="0" w:name="_h92kyndjdngw" w:id="107"/>
      <w:bookmarkEnd w:id="107"/>
      <w:hyperlink w:anchor="_h92kyndjdngw">
        <w:r w:rsidDel="00000000" w:rsidR="00000000" w:rsidRPr="00000000">
          <w:rPr>
            <w:color w:val="1155cc"/>
            <w:u w:val="single"/>
            <w:rtl w:val="0"/>
          </w:rPr>
          <w:t xml:space="preserve">Negotiating Term Sheets: Key Points to Consider</w:t>
        </w:r>
      </w:hyperlink>
      <w:r w:rsidDel="00000000" w:rsidR="00000000" w:rsidRPr="00000000">
        <w:rPr>
          <w:rtl w:val="0"/>
        </w:rPr>
      </w:r>
    </w:p>
    <w:p w:rsidR="00000000" w:rsidDel="00000000" w:rsidP="00000000" w:rsidRDefault="00000000" w:rsidRPr="00000000" w14:paraId="00000736">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37">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38">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Hey there, startup warriors! I've seen my fair share of term sheet negotiations, both from the startup and investor sides. I can say that getting this first step right is crucial.</w:t>
      </w:r>
    </w:p>
    <w:p w:rsidR="00000000" w:rsidDel="00000000" w:rsidP="00000000" w:rsidRDefault="00000000" w:rsidRPr="00000000" w14:paraId="00000739">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3A">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Think of a term sheet as your startup's roadmap to success. It outlines the key terms and conditions of your investment, setting the stage for future growth and exit opportunities. </w:t>
      </w:r>
    </w:p>
    <w:p w:rsidR="00000000" w:rsidDel="00000000" w:rsidP="00000000" w:rsidRDefault="00000000" w:rsidRPr="00000000" w14:paraId="0000073B">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3C">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But before you dive headfirst into signing on the dotted line, let's take a closer look at some key points every founder should consider:</w:t>
      </w:r>
    </w:p>
    <w:p w:rsidR="00000000" w:rsidDel="00000000" w:rsidP="00000000" w:rsidRDefault="00000000" w:rsidRPr="00000000" w14:paraId="0000073D">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3E">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Valuation Matters: Your company's valuation is more than just a number. It sets the stage for future funding rounds and impacts your control over the company. Make sure it reflects your company's true potential.</w:t>
      </w:r>
    </w:p>
    <w:p w:rsidR="00000000" w:rsidDel="00000000" w:rsidP="00000000" w:rsidRDefault="00000000" w:rsidRPr="00000000" w14:paraId="0000073F">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40">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Liquidation Preferences: This might sound scary, but it's simply a plan for how the pie gets divided in case things don't go according to plan. Understanding how liquidation preferences are structured can significantly affect your returns.</w:t>
      </w:r>
    </w:p>
    <w:p w:rsidR="00000000" w:rsidDel="00000000" w:rsidP="00000000" w:rsidRDefault="00000000" w:rsidRPr="00000000" w14:paraId="00000741">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42">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43">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44">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Pay-to-Play Provisions: These clauses can be both protective and restrictive. They ensure that all investors contribute to future rounds to maintain their privileges, which can be crucial in challenging times.</w:t>
      </w:r>
    </w:p>
    <w:p w:rsidR="00000000" w:rsidDel="00000000" w:rsidP="00000000" w:rsidRDefault="00000000" w:rsidRPr="00000000" w14:paraId="00000745">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46">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Voting Rights and Board Composition: Negotiating fair voting rights and board composition helps you maintain control over major decisions and ensures your vision stays on track</w:t>
      </w:r>
    </w:p>
    <w:p w:rsidR="00000000" w:rsidDel="00000000" w:rsidP="00000000" w:rsidRDefault="00000000" w:rsidRPr="00000000" w14:paraId="00000747">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48">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Seek Win-Win Agreements: As Stephen R. Covey says in his book ‘7 Habits of Highly Successful People’, “Think Win-Win”. It's a negotiation, not a war. Aim for terms that protect your interests but also offer investors a fair deal. A win-win agreement lays the foundation for a strong, lasting relationship.</w:t>
      </w:r>
    </w:p>
    <w:p w:rsidR="00000000" w:rsidDel="00000000" w:rsidP="00000000" w:rsidRDefault="00000000" w:rsidRPr="00000000" w14:paraId="00000749">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4A">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Future Financing and Exit Opportunities: Be forward-thinking. Think beyond the immediate investment. How will these terms impact your ability to raise more funds in the future? Will they limit your exit options? Keep flexibility in mind for future growth.</w:t>
      </w:r>
    </w:p>
    <w:p w:rsidR="00000000" w:rsidDel="00000000" w:rsidP="00000000" w:rsidRDefault="00000000" w:rsidRPr="00000000" w14:paraId="0000074B">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4C">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Negotiating a term sheet can be intimidating, but it doesn't HAVE to be. </w:t>
      </w:r>
    </w:p>
    <w:p w:rsidR="00000000" w:rsidDel="00000000" w:rsidP="00000000" w:rsidRDefault="00000000" w:rsidRPr="00000000" w14:paraId="0000074D">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4E">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Strike a balance that allows your startup to thrive while providing reasonable returns to your investors.</w:t>
      </w:r>
    </w:p>
    <w:p w:rsidR="00000000" w:rsidDel="00000000" w:rsidP="00000000" w:rsidRDefault="00000000" w:rsidRPr="00000000" w14:paraId="0000074F">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50">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#StartupFinancing #TermSheetNegotiation #Entrepreneurship</w:t>
      </w:r>
    </w:p>
    <w:p w:rsidR="00000000" w:rsidDel="00000000" w:rsidP="00000000" w:rsidRDefault="00000000" w:rsidRPr="00000000" w14:paraId="00000751">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52">
      <w:pPr>
        <w:pStyle w:val="Heading2"/>
        <w:pBdr>
          <w:top w:color="1c1917" w:space="0" w:sz="0" w:val="none"/>
          <w:left w:color="1c1917" w:space="0" w:sz="0" w:val="none"/>
          <w:bottom w:color="1c1917" w:space="0" w:sz="0" w:val="none"/>
          <w:right w:color="1c1917" w:space="0" w:sz="0" w:val="none"/>
          <w:between w:color="1c1917" w:space="0" w:sz="0" w:val="none"/>
        </w:pBdr>
        <w:shd w:fill="ffffff" w:val="clear"/>
        <w:rPr/>
      </w:pPr>
      <w:bookmarkStart w:colFirst="0" w:colLast="0" w:name="_2h0zeb54d20w" w:id="108"/>
      <w:bookmarkEnd w:id="108"/>
      <w:hyperlink w:anchor="_2h0zeb54d20w">
        <w:r w:rsidDel="00000000" w:rsidR="00000000" w:rsidRPr="00000000">
          <w:rPr>
            <w:color w:val="1155cc"/>
            <w:u w:val="single"/>
            <w:rtl w:val="0"/>
          </w:rPr>
          <w:t xml:space="preserve">Demystifying Startup Accelerators and Incubators</w:t>
        </w:r>
      </w:hyperlink>
      <w:r w:rsidDel="00000000" w:rsidR="00000000" w:rsidRPr="00000000">
        <w:rPr>
          <w:rtl w:val="0"/>
        </w:rPr>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In the dynamic world of startups, there are MANY paths to success. Today, we're diving into the world of accelerators and incubators, two powerful resources that can propel your venture to amazing heights. But with so many options out there, it can be tough to choose the right fit.</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Let's think of it like this: You want your startup to grow strong and reach its full potential. But how you nurture it depends on its current stage and needs.</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Incubators: These provide startups with the resources they need to thrive in their early stages. Think dedicated workspaces, expert guidance from industry veterans (and potentially even initial funding). This long-term approach allows startups to refine their ideas and build a solid foundation.</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Accelerators: Built for speed and intensity, accelerators offer a bootcamp-style experience. Over a shorter timeframe, startups receive intensive mentorship from experienced entrepreneurs and investors. Valuable connections and funding opportunities abound. This high-pressure environment is ideal for established startups ready to take their growth to the next level.</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By choosing the right program, startups can access tailored support and resources, unlocking their potential and accelerating their journey towards success.</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Remember, both options often involve an equity exchange, so choosing the right one is crucial. Ask yourself:</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 Is my idea still germinating, or ready to sprout?</w:t>
      </w:r>
    </w:p>
    <w:p w:rsidR="00000000" w:rsidDel="00000000" w:rsidP="00000000" w:rsidRDefault="00000000" w:rsidRPr="00000000" w14:paraId="00000761">
      <w:pPr>
        <w:rPr/>
      </w:pPr>
      <w:r w:rsidDel="00000000" w:rsidR="00000000" w:rsidRPr="00000000">
        <w:rPr>
          <w:rtl w:val="0"/>
        </w:rPr>
        <w:t xml:space="preserve">• Do I need a supportive environment to refine my vision?</w:t>
      </w:r>
    </w:p>
    <w:p w:rsidR="00000000" w:rsidDel="00000000" w:rsidP="00000000" w:rsidRDefault="00000000" w:rsidRPr="00000000" w14:paraId="00000762">
      <w:pPr>
        <w:rPr/>
      </w:pPr>
      <w:r w:rsidDel="00000000" w:rsidR="00000000" w:rsidRPr="00000000">
        <w:rPr>
          <w:rtl w:val="0"/>
        </w:rPr>
        <w:t xml:space="preserve">• Am I ready to launch myself into the investor stratosphere?</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By choosing the right path, you'll be well on your way to building a thriving, successful business. </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So get out there and conquer the startup world!</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#Startups #GrowthMindset #Accelerators #Incubators #Entrepreneurship</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6B">
      <w:pPr>
        <w:pStyle w:val="Heading2"/>
        <w:pBdr>
          <w:top w:color="1c1917" w:space="0" w:sz="0" w:val="none"/>
          <w:left w:color="1c1917" w:space="0" w:sz="0" w:val="none"/>
          <w:bottom w:color="1c1917" w:space="0" w:sz="0" w:val="none"/>
          <w:right w:color="1c1917" w:space="0" w:sz="0" w:val="none"/>
          <w:between w:color="1c1917" w:space="0" w:sz="0" w:val="none"/>
        </w:pBdr>
        <w:shd w:fill="ffffff" w:val="clear"/>
        <w:rPr/>
      </w:pPr>
      <w:bookmarkStart w:colFirst="0" w:colLast="0" w:name="_2udjqnczotfn" w:id="109"/>
      <w:bookmarkEnd w:id="109"/>
      <w:r w:rsidDel="00000000" w:rsidR="00000000" w:rsidRPr="00000000">
        <w:rPr>
          <w:rFonts w:ascii="Arial Unicode MS" w:cs="Arial Unicode MS" w:eastAsia="Arial Unicode MS" w:hAnsi="Arial Unicode MS"/>
          <w:color w:val="1155cc"/>
          <w:u w:val="single"/>
          <w:rtl w:val="0"/>
        </w:rPr>
        <w:t xml:space="preserve">✅ </w:t>
      </w:r>
      <w:hyperlink w:anchor="_2udjqnczotfn">
        <w:r w:rsidDel="00000000" w:rsidR="00000000" w:rsidRPr="00000000">
          <w:rPr>
            <w:color w:val="1155cc"/>
            <w:u w:val="single"/>
            <w:rtl w:val="0"/>
          </w:rPr>
          <w:t xml:space="preserve">The Benefits of Participating in an Accelerator Program</w:t>
        </w:r>
      </w:hyperlink>
      <w:r w:rsidDel="00000000" w:rsidR="00000000" w:rsidRPr="00000000">
        <w:rPr>
          <w:rtl w:val="0"/>
        </w:rPr>
      </w:r>
    </w:p>
    <w:p w:rsidR="00000000" w:rsidDel="00000000" w:rsidP="00000000" w:rsidRDefault="00000000" w:rsidRPr="00000000" w14:paraId="0000076C">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6D">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Should your early stage startup participate in an accelerator? The intensive fundraising support, networking, and mentor community can catalyze growth. Within months, you’ll pitch continually, receiving tough questions that strengthen strategy and hone business models. Through frequent founder socials, you’ll build lifelong relationships with those traversing similar hurdles. World-class mentors will offer invaluable insights from hard-earned experience. And you’ll rapidly develop communication skills to concisely capture your vision. After graduation, you may have garnered media attention along with investor interest. The accelerated journey often yields raised profiles and capital to propel startups forward.</w:t>
      </w:r>
    </w:p>
    <w:p w:rsidR="00000000" w:rsidDel="00000000" w:rsidP="00000000" w:rsidRDefault="00000000" w:rsidRPr="00000000" w14:paraId="0000076E">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6F">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70">
      <w:pPr>
        <w:pStyle w:val="Heading3"/>
        <w:pBdr>
          <w:top w:color="1c1917" w:space="0" w:sz="0" w:val="none"/>
          <w:left w:color="1c1917" w:space="0" w:sz="0" w:val="none"/>
          <w:bottom w:color="1c1917" w:space="0" w:sz="0" w:val="none"/>
          <w:right w:color="1c1917" w:space="0" w:sz="0" w:val="none"/>
          <w:between w:color="1c1917" w:space="0" w:sz="0" w:val="none"/>
        </w:pBdr>
        <w:shd w:fill="ffffff" w:val="clear"/>
        <w:rPr/>
      </w:pPr>
      <w:bookmarkStart w:colFirst="0" w:colLast="0" w:name="_4zou65p0fv4e" w:id="110"/>
      <w:bookmarkEnd w:id="110"/>
      <w:r w:rsidDel="00000000" w:rsidR="00000000" w:rsidRPr="00000000">
        <w:rPr>
          <w:rtl w:val="0"/>
        </w:rPr>
        <w:t xml:space="preserve">Post </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Ready to ditch the slow climb and skyrocket your startup to success? Having closely observed and participated in the startup ecosystem (including with top accelerators and incubators), I’ve seen firsthand how powerful a great accelerator program can be. </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Below are just a few of the benefits of an accelerator program: </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Intensify Your Growth: Forget textbooks, dive into a dynamic ecosystem where collaboration and learning thrive. You get to pitch your ideas relentlessly, refine your strategy under the guidance of seasoned entrepreneurs, and guide your business model to peak performance. </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Network Like a Boss: Accelerators forge lifelong bonds with mentors, investors, and fellow founders. As they say, your network is your net worth. Build a contact list that opens doors to endless possibilities.</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Mentorship That Matters: Forget generic advice, gain access to world-class entrepreneurs who share their hard-won wisdom. Navigate the complexities of the startup world with confidence, armed with the knowledge of those who have paved the way.</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Master the Art of Communication: Accelerators hone your communication skills. Articulate your vision with clarity to capture hearts and minds. </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Post-Graduation: Emerge with a raised profile, media attention, and eager investors who believe in your vision. </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Beyond these core resources, many accelerators offer additional support:</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 Legal and accounting assistance</w:t>
      </w:r>
    </w:p>
    <w:p w:rsidR="00000000" w:rsidDel="00000000" w:rsidP="00000000" w:rsidRDefault="00000000" w:rsidRPr="00000000" w14:paraId="00000783">
      <w:pPr>
        <w:rPr/>
      </w:pPr>
      <w:r w:rsidDel="00000000" w:rsidR="00000000" w:rsidRPr="00000000">
        <w:rPr>
          <w:rtl w:val="0"/>
        </w:rPr>
        <w:t xml:space="preserve">• Marketing and branding guidance</w:t>
      </w:r>
    </w:p>
    <w:p w:rsidR="00000000" w:rsidDel="00000000" w:rsidP="00000000" w:rsidRDefault="00000000" w:rsidRPr="00000000" w14:paraId="00000784">
      <w:pPr>
        <w:rPr/>
      </w:pPr>
      <w:r w:rsidDel="00000000" w:rsidR="00000000" w:rsidRPr="00000000">
        <w:rPr>
          <w:rtl w:val="0"/>
        </w:rPr>
        <w:t xml:space="preserve">• Technology and software resources</w:t>
      </w:r>
    </w:p>
    <w:p w:rsidR="00000000" w:rsidDel="00000000" w:rsidP="00000000" w:rsidRDefault="00000000" w:rsidRPr="00000000" w14:paraId="00000785">
      <w:pPr>
        <w:rPr/>
      </w:pPr>
      <w:r w:rsidDel="00000000" w:rsidR="00000000" w:rsidRPr="00000000">
        <w:rPr>
          <w:rtl w:val="0"/>
        </w:rPr>
        <w:t xml:space="preserve">• Access to industry experts and partners</w:t>
      </w:r>
    </w:p>
    <w:p w:rsidR="00000000" w:rsidDel="00000000" w:rsidP="00000000" w:rsidRDefault="00000000" w:rsidRPr="00000000" w14:paraId="00000786">
      <w:pPr>
        <w:rPr/>
      </w:pPr>
      <w:r w:rsidDel="00000000" w:rsidR="00000000" w:rsidRPr="00000000">
        <w:rPr>
          <w:rtl w:val="0"/>
        </w:rPr>
        <w:t xml:space="preserve">• Mental health and well-being support</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Ready to Launch? An accelerator can be a pressure cooker environment – but it is where your startup becomes unstoppable.</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Have you participated in an accelerator program? How was the experience and what were your biggest takeaways? Let me know in the comments </w:t>
      </w:r>
      <w:r w:rsidDel="00000000" w:rsidR="00000000" w:rsidRPr="00000000">
        <w:rPr>
          <w:rtl w:val="0"/>
        </w:rPr>
      </w:r>
    </w:p>
    <w:p w:rsidR="00000000" w:rsidDel="00000000" w:rsidP="00000000" w:rsidRDefault="00000000" w:rsidRPr="00000000" w14:paraId="0000078B">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8C">
      <w:pPr>
        <w:pStyle w:val="Heading2"/>
        <w:pBdr>
          <w:top w:color="1c1917" w:space="0" w:sz="0" w:val="none"/>
          <w:left w:color="1c1917" w:space="0" w:sz="0" w:val="none"/>
          <w:bottom w:color="1c1917" w:space="0" w:sz="0" w:val="none"/>
          <w:right w:color="1c1917" w:space="0" w:sz="0" w:val="none"/>
          <w:between w:color="1c1917" w:space="0" w:sz="0" w:val="none"/>
        </w:pBdr>
        <w:shd w:fill="ffffff" w:val="clear"/>
        <w:rPr/>
      </w:pPr>
      <w:bookmarkStart w:colFirst="0" w:colLast="0" w:name="_engjhjoh5uiy" w:id="111"/>
      <w:bookmarkEnd w:id="111"/>
      <w:hyperlink w:anchor="_engjhjoh5uiy">
        <w:r w:rsidDel="00000000" w:rsidR="00000000" w:rsidRPr="00000000">
          <w:rPr>
            <w:color w:val="1155cc"/>
            <w:u w:val="single"/>
            <w:rtl w:val="0"/>
          </w:rPr>
          <w:t xml:space="preserve">How to Get Accepted into a Top Accelerator</w:t>
        </w:r>
      </w:hyperlink>
      <w:r w:rsidDel="00000000" w:rsidR="00000000" w:rsidRPr="00000000">
        <w:rPr>
          <w:rtl w:val="0"/>
        </w:rPr>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Ever dreamt of launching your startup into the stratosphere? Top accelerators can be your rocket fuel, but securing a spot is no easy feat. </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Forget the days of simply submitting an application and hoping for the best. The competition for top accelerator programs has reached a fever pitch. </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So, with accelerators becoming increasingly competitive, how can founders stand out?</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By following strategic steps, you can significantly increase your chances of joining an elite program. Here's your blueprint for success.</w:t>
      </w:r>
      <w:r w:rsidDel="00000000" w:rsidR="00000000" w:rsidRPr="00000000">
        <w:rPr>
          <w:rtl w:val="0"/>
        </w:rPr>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1. Showcase a Balanced Team: Your team is your startup's backbone. Highlight a mix of technical and business expertise. Accelerators look for teams that complement each other’s strengths.</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2. Show, Don't Tell: Demonstrate market traction through tangible evidence. Users, revenue, and letters of intent are powerful indicators that your venture is solving a real problem and gaining momentum.</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3. Articulate a Clear Vision: Blend ambition with realism. Set compelling goals but back them with realistic metrics. This demonstrates foresight and strategic planning.</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4. Craft a Compelling Message: Clarify what sets you apart. A strong value proposition is crucial. How does your startup stand out in a crowded market?</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5. Present a Working Prototype: A tangible demonstration of your product or service can be a game-changer. It shows that you’re beyond the idea stage and are capable of executing.</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6. Tailor Your Application: Address specific focus areas of the accelerator. Clearly define what you need from them, not just what you bring to the table.</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7. Leverage Your Network: Don't underestimate the power of relationships. Mentors and facilitators who vouch for your venture can be influential in your application process.</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Remember, each accelerator is looking for the next big thing – ensure your startup reflects that potential. With these strategies, you're not just applying; you're making a statement.</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#StartupStrategy #AcceleratorSuccess #EntrepreneurialJourney</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A9">
      <w:pPr>
        <w:pStyle w:val="Heading2"/>
        <w:pBdr>
          <w:top w:color="1c1917" w:space="0" w:sz="0" w:val="none"/>
          <w:left w:color="1c1917" w:space="0" w:sz="0" w:val="none"/>
          <w:bottom w:color="1c1917" w:space="0" w:sz="0" w:val="none"/>
          <w:right w:color="1c1917" w:space="0" w:sz="0" w:val="none"/>
          <w:between w:color="1c1917" w:space="0" w:sz="0" w:val="none"/>
        </w:pBdr>
        <w:shd w:fill="ffffff" w:val="clear"/>
        <w:rPr/>
      </w:pPr>
      <w:bookmarkStart w:colFirst="0" w:colLast="0" w:name="_186khi7oz3vt" w:id="112"/>
      <w:bookmarkEnd w:id="112"/>
      <w:hyperlink w:anchor="_186khi7oz3vt">
        <w:r w:rsidDel="00000000" w:rsidR="00000000" w:rsidRPr="00000000">
          <w:rPr>
            <w:color w:val="1155cc"/>
            <w:u w:val="single"/>
            <w:rtl w:val="0"/>
          </w:rPr>
          <w:t xml:space="preserve">Evaluating Accelerator Programs: What to Look For</w:t>
        </w:r>
      </w:hyperlink>
      <w:r w:rsidDel="00000000" w:rsidR="00000000" w:rsidRPr="00000000">
        <w:rPr>
          <w:rtl w:val="0"/>
        </w:rPr>
      </w:r>
    </w:p>
    <w:p w:rsidR="00000000" w:rsidDel="00000000" w:rsidP="00000000" w:rsidRDefault="00000000" w:rsidRPr="00000000" w14:paraId="000007AA">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AB">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AC">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 Evaluating Accelerator Programs: What to Look For</w:t>
      </w:r>
    </w:p>
    <w:p w:rsidR="00000000" w:rsidDel="00000000" w:rsidP="00000000" w:rsidRDefault="00000000" w:rsidRPr="00000000" w14:paraId="000007AD">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AE">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Are you thinking about joining an accelerator program? With HEAPS of options out there, it can be a real challenge to make the right choice.</w:t>
      </w:r>
    </w:p>
    <w:p w:rsidR="00000000" w:rsidDel="00000000" w:rsidP="00000000" w:rsidRDefault="00000000" w:rsidRPr="00000000" w14:paraId="000007AF">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B0">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So, I'm here to help you evaluate accelerator programs and make an informed decision that sets your startup up for success! </w:t>
      </w:r>
    </w:p>
    <w:p w:rsidR="00000000" w:rsidDel="00000000" w:rsidP="00000000" w:rsidRDefault="00000000" w:rsidRPr="00000000" w14:paraId="000007B1">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B2">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Andika" w:cs="Andika" w:eastAsia="Andika" w:hAnsi="Andika"/>
          <w:color w:val="1c1917"/>
          <w:rtl w:val="0"/>
        </w:rPr>
        <w:t xml:space="preserve">1️⃣ First things first: beyond the program's name or reputation, look for curriculum that aligns with your industry and stage of development. </w:t>
      </w:r>
    </w:p>
    <w:p w:rsidR="00000000" w:rsidDel="00000000" w:rsidP="00000000" w:rsidRDefault="00000000" w:rsidRPr="00000000" w14:paraId="000007B3">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B4">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Ensure the program provides relevant learning opportunities that address your unique challenges and needs. </w:t>
      </w:r>
    </w:p>
    <w:p w:rsidR="00000000" w:rsidDel="00000000" w:rsidP="00000000" w:rsidRDefault="00000000" w:rsidRPr="00000000" w14:paraId="000007B5">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B6">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Andika" w:cs="Andika" w:eastAsia="Andika" w:hAnsi="Andika"/>
          <w:color w:val="1c1917"/>
          <w:rtl w:val="0"/>
        </w:rPr>
        <w:t xml:space="preserve">2️⃣ Take a closer look at the program's track record in accelerating ventures similar to yours. </w:t>
      </w:r>
    </w:p>
    <w:p w:rsidR="00000000" w:rsidDel="00000000" w:rsidP="00000000" w:rsidRDefault="00000000" w:rsidRPr="00000000" w14:paraId="000007B7">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B8">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Any accelerator you consider should have proven case studies in your niche and experts on-hand with experience to guide you. </w:t>
      </w:r>
    </w:p>
    <w:p w:rsidR="00000000" w:rsidDel="00000000" w:rsidP="00000000" w:rsidRDefault="00000000" w:rsidRPr="00000000" w14:paraId="000007B9">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BA">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You’re in AI? Great! Look for a team that has experience here. AI and robotics? Now that’s getting more specific – find an accelerator where you can tap into the experience of experts who work in PRECISELY this intersection. </w:t>
      </w:r>
    </w:p>
    <w:p w:rsidR="00000000" w:rsidDel="00000000" w:rsidP="00000000" w:rsidRDefault="00000000" w:rsidRPr="00000000" w14:paraId="000007BB">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BC">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Andika" w:cs="Andika" w:eastAsia="Andika" w:hAnsi="Andika"/>
          <w:color w:val="1c1917"/>
          <w:rtl w:val="0"/>
        </w:rPr>
        <w:t xml:space="preserve"> 3️⃣Individualized attention is crucial. Check if they offer plenty of mentoring sessions and how much time directors actually spend with each startup. </w:t>
      </w:r>
    </w:p>
    <w:p w:rsidR="00000000" w:rsidDel="00000000" w:rsidP="00000000" w:rsidRDefault="00000000" w:rsidRPr="00000000" w14:paraId="000007BD">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BE">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Do some napkin math on the number of stakeholders available and the number of startups in the program to figure out if you will get the attention your startup needs to grow. </w:t>
      </w:r>
    </w:p>
    <w:p w:rsidR="00000000" w:rsidDel="00000000" w:rsidP="00000000" w:rsidRDefault="00000000" w:rsidRPr="00000000" w14:paraId="000007BF">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C0">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4️⃣And let's talk money 💰 Look for accelerators that have sufficient funding sources so that you can focus on growing your business instead of just surviving from one day to another. </w:t>
      </w:r>
    </w:p>
    <w:p w:rsidR="00000000" w:rsidDel="00000000" w:rsidP="00000000" w:rsidRDefault="00000000" w:rsidRPr="00000000" w14:paraId="000007C1">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C2">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Andika" w:cs="Andika" w:eastAsia="Andika" w:hAnsi="Andika"/>
          <w:color w:val="1c1917"/>
          <w:rtl w:val="0"/>
        </w:rPr>
        <w:t xml:space="preserve">5️⃣Lastly (but definitely not least), reach out to alumni! They are your best resource in gauging whether a program has tight-knit communities that continues one another long after graduation.</w:t>
      </w:r>
    </w:p>
    <w:p w:rsidR="00000000" w:rsidDel="00000000" w:rsidP="00000000" w:rsidRDefault="00000000" w:rsidRPr="00000000" w14:paraId="000007C3">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C4">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So my friends, take your time evaluating those accelerator programs before taking the leap! Find one that truly fits YOU and sets you up for success. </w:t>
      </w:r>
    </w:p>
    <w:p w:rsidR="00000000" w:rsidDel="00000000" w:rsidP="00000000" w:rsidRDefault="00000000" w:rsidRPr="00000000" w14:paraId="000007C5">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C6">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Good luck! 🚀</w:t>
      </w:r>
    </w:p>
    <w:p w:rsidR="00000000" w:rsidDel="00000000" w:rsidP="00000000" w:rsidRDefault="00000000" w:rsidRPr="00000000" w14:paraId="000007C7">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C8">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Been there, done that, and already graduated from an accelerator program? How did you choose your accelerator, and did you learn from the process? Let me know in the comments below! </w:t>
      </w:r>
    </w:p>
    <w:p w:rsidR="00000000" w:rsidDel="00000000" w:rsidP="00000000" w:rsidRDefault="00000000" w:rsidRPr="00000000" w14:paraId="000007C9">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CA">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 #Startups #Accelerators #Incubators #Funding </w:t>
      </w:r>
    </w:p>
    <w:p w:rsidR="00000000" w:rsidDel="00000000" w:rsidP="00000000" w:rsidRDefault="00000000" w:rsidRPr="00000000" w14:paraId="000007CB">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CC">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CD">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CE">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CF">
      <w:pPr>
        <w:pStyle w:val="Heading2"/>
        <w:pBdr>
          <w:top w:color="1c1917" w:space="0" w:sz="0" w:val="none"/>
          <w:left w:color="1c1917" w:space="0" w:sz="0" w:val="none"/>
          <w:bottom w:color="1c1917" w:space="0" w:sz="0" w:val="none"/>
          <w:right w:color="1c1917" w:space="0" w:sz="0" w:val="none"/>
          <w:between w:color="1c1917" w:space="0" w:sz="0" w:val="none"/>
        </w:pBdr>
        <w:shd w:fill="ffffff" w:val="clear"/>
        <w:rPr/>
      </w:pPr>
      <w:bookmarkStart w:colFirst="0" w:colLast="0" w:name="_grutd3424aco" w:id="113"/>
      <w:bookmarkEnd w:id="113"/>
      <w:hyperlink w:anchor="_grutd3424aco">
        <w:r w:rsidDel="00000000" w:rsidR="00000000" w:rsidRPr="00000000">
          <w:rPr>
            <w:color w:val="1155cc"/>
            <w:u w:val="single"/>
            <w:rtl w:val="0"/>
          </w:rPr>
          <w:t xml:space="preserve">Understanding Private Equity and Venture Capital Landscape</w:t>
        </w:r>
      </w:hyperlink>
      <w:r w:rsidDel="00000000" w:rsidR="00000000" w:rsidRPr="00000000">
        <w:rPr>
          <w:rtl w:val="0"/>
        </w:rPr>
      </w:r>
    </w:p>
    <w:p w:rsidR="00000000" w:rsidDel="00000000" w:rsidP="00000000" w:rsidRDefault="00000000" w:rsidRPr="00000000" w14:paraId="000007D0">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D1">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Many founders consider venture capital and private equity interchangeable, but substantial differences exist between these primary funding sources. Private equity firms invest in relatively mature businesses seeking to expand or restructure, while venture firms target emerging startups pursuing rapid growth. Venture financing acceptance hinges upon scalability and exit potential through acquisition or IPO. Private equity utilizes various approaches – from leveraged buyouts to distressed investments to growth injections – across stable companies in traditional industries. Both inject capital into operations, but private equity takes a controlling interesting while venture capital acquires minority stakes. Understanding these nuanced distinctions allows founders to pursue optimal financial partners for their growth trajectories.</w:t>
      </w:r>
    </w:p>
    <w:p w:rsidR="00000000" w:rsidDel="00000000" w:rsidP="00000000" w:rsidRDefault="00000000" w:rsidRPr="00000000" w14:paraId="000007D2">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D3">
      <w:pPr>
        <w:pStyle w:val="Heading3"/>
        <w:pBdr>
          <w:top w:color="1c1917" w:space="0" w:sz="0" w:val="none"/>
          <w:left w:color="1c1917" w:space="0" w:sz="0" w:val="none"/>
          <w:bottom w:color="1c1917" w:space="0" w:sz="0" w:val="none"/>
          <w:right w:color="1c1917" w:space="0" w:sz="0" w:val="none"/>
          <w:between w:color="1c1917" w:space="0" w:sz="0" w:val="none"/>
        </w:pBdr>
        <w:shd w:fill="ffffff" w:val="clear"/>
        <w:rPr/>
      </w:pPr>
      <w:bookmarkStart w:colFirst="0" w:colLast="0" w:name="_fxkc9js663q5" w:id="114"/>
      <w:bookmarkEnd w:id="114"/>
      <w:r w:rsidDel="00000000" w:rsidR="00000000" w:rsidRPr="00000000">
        <w:rPr>
          <w:rtl w:val="0"/>
        </w:rPr>
        <w:t xml:space="preserve">Post:</w:t>
      </w:r>
      <w:r w:rsidDel="00000000" w:rsidR="00000000" w:rsidRPr="00000000">
        <w:rPr>
          <w:rtl w:val="0"/>
        </w:rPr>
      </w:r>
    </w:p>
    <w:p w:rsidR="00000000" w:rsidDel="00000000" w:rsidP="00000000" w:rsidRDefault="00000000" w:rsidRPr="00000000" w14:paraId="000007D4">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D5">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D6">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Venture Capital vs. Private Equity: Understanding the Differences!</w:t>
      </w:r>
    </w:p>
    <w:p w:rsidR="00000000" w:rsidDel="00000000" w:rsidP="00000000" w:rsidRDefault="00000000" w:rsidRPr="00000000" w14:paraId="000007D7">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D8">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Arial Unicode MS" w:cs="Arial Unicode MS" w:eastAsia="Arial Unicode MS" w:hAnsi="Arial Unicode MS"/>
          <w:color w:val="1c1917"/>
          <w:rtl w:val="0"/>
        </w:rPr>
        <w:t xml:space="preserve">​​Let's talk about two primary funding sources that many founders often confuse or interchange – learn the key differences that can make or break your growth strategy ❌</w:t>
      </w:r>
    </w:p>
    <w:p w:rsidR="00000000" w:rsidDel="00000000" w:rsidP="00000000" w:rsidRDefault="00000000" w:rsidRPr="00000000" w14:paraId="000007D9">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DA">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📈Venture Capital </w:t>
      </w:r>
    </w:p>
    <w:p w:rsidR="00000000" w:rsidDel="00000000" w:rsidP="00000000" w:rsidRDefault="00000000" w:rsidRPr="00000000" w14:paraId="000007DB">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DC">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Venture capital firms are all about backing emerging startups that have their sights set on rapid growth. </w:t>
      </w:r>
    </w:p>
    <w:p w:rsidR="00000000" w:rsidDel="00000000" w:rsidP="00000000" w:rsidRDefault="00000000" w:rsidRPr="00000000" w14:paraId="000007DD">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DE">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They invest in innovative, high-potential ventures with scalability and exit potential in mind – think acquisitions or IPOs. It's all about fueling the next big thing!</w:t>
      </w:r>
    </w:p>
    <w:p w:rsidR="00000000" w:rsidDel="00000000" w:rsidP="00000000" w:rsidRDefault="00000000" w:rsidRPr="00000000" w14:paraId="000007DF">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E0">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💸Private Equity </w:t>
      </w:r>
    </w:p>
    <w:p w:rsidR="00000000" w:rsidDel="00000000" w:rsidP="00000000" w:rsidRDefault="00000000" w:rsidRPr="00000000" w14:paraId="000007E1">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E2">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PE firms focus more on mature businesses that are looking to expand or restructure. </w:t>
      </w:r>
    </w:p>
    <w:p w:rsidR="00000000" w:rsidDel="00000000" w:rsidP="00000000" w:rsidRDefault="00000000" w:rsidRPr="00000000" w14:paraId="000007E3">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E4">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They use various approaches like leveraged buyouts, distressed investments, or injecting growth into stable companies in traditional industries.</w:t>
      </w:r>
    </w:p>
    <w:p w:rsidR="00000000" w:rsidDel="00000000" w:rsidP="00000000" w:rsidRDefault="00000000" w:rsidRPr="00000000" w14:paraId="000007E5">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E6">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Why is it important to know the difference? </w:t>
      </w:r>
    </w:p>
    <w:p w:rsidR="00000000" w:rsidDel="00000000" w:rsidP="00000000" w:rsidRDefault="00000000" w:rsidRPr="00000000" w14:paraId="000007E7">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E8">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While both venture capital and private equity inject capital into operations, private equity takes a controlling interest in the company they invest in! Venture capitalists typically acquire minority stakes.</w:t>
      </w:r>
    </w:p>
    <w:p w:rsidR="00000000" w:rsidDel="00000000" w:rsidP="00000000" w:rsidRDefault="00000000" w:rsidRPr="00000000" w14:paraId="000007E9">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EA">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 So before you make any decisions, make sure you know which path aligns best with your goals!</w:t>
      </w:r>
    </w:p>
    <w:p w:rsidR="00000000" w:rsidDel="00000000" w:rsidP="00000000" w:rsidRDefault="00000000" w:rsidRPr="00000000" w14:paraId="000007EB">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EC">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If you want to scale rapidly and disrupt industries as an early-stage startup, venture capital might be your go-to option. But if you're a more established business looking for expansion opportunities or restructuring support, then private equity could be right up your alley!</w:t>
      </w:r>
    </w:p>
    <w:p w:rsidR="00000000" w:rsidDel="00000000" w:rsidP="00000000" w:rsidRDefault="00000000" w:rsidRPr="00000000" w14:paraId="000007ED">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EE">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#funding #venturecapital #privateequity</w:t>
      </w:r>
    </w:p>
    <w:p w:rsidR="00000000" w:rsidDel="00000000" w:rsidP="00000000" w:rsidRDefault="00000000" w:rsidRPr="00000000" w14:paraId="000007EF">
      <w:pPr>
        <w:pStyle w:val="Heading2"/>
        <w:pBdr>
          <w:top w:color="1c1917" w:space="0" w:sz="0" w:val="none"/>
          <w:left w:color="1c1917" w:space="0" w:sz="0" w:val="none"/>
          <w:bottom w:color="1c1917" w:space="0" w:sz="0" w:val="none"/>
          <w:right w:color="1c1917" w:space="0" w:sz="0" w:val="none"/>
          <w:between w:color="1c1917" w:space="0" w:sz="0" w:val="none"/>
        </w:pBdr>
        <w:shd w:fill="ffffff" w:val="clear"/>
        <w:rPr/>
      </w:pPr>
      <w:bookmarkStart w:colFirst="0" w:colLast="0" w:name="_o8t1udl1y7qj" w:id="115"/>
      <w:bookmarkEnd w:id="115"/>
      <w:hyperlink w:anchor="_o8t1udl1y7qj">
        <w:r w:rsidDel="00000000" w:rsidR="00000000" w:rsidRPr="00000000">
          <w:rPr>
            <w:color w:val="1155cc"/>
            <w:u w:val="single"/>
            <w:rtl w:val="0"/>
          </w:rPr>
          <w:t xml:space="preserve">Leading Through Uncertainty: Building Resilience as a Startup Founder</w:t>
        </w:r>
      </w:hyperlink>
      <w:r w:rsidDel="00000000" w:rsidR="00000000" w:rsidRPr="00000000">
        <w:rPr>
          <w:rtl w:val="0"/>
        </w:rPr>
      </w:r>
    </w:p>
    <w:p w:rsidR="00000000" w:rsidDel="00000000" w:rsidP="00000000" w:rsidRDefault="00000000" w:rsidRPr="00000000" w14:paraId="000007F0">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F1">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Launching a startup already stretches founders thin, but in times of uncertainty, leaders face even greater challenges maintaining stability and direction. Remember that turbulences create opportunities for innovation, though adaptations may be required. Gather diverse perspectives to make informed decisions as circumstances shift. Channel nervous energy into strengthening strategic priorities rather than getting distracted by outrage du jour. Promote transparent communication and intellectual humility among teams. Emphasize connecting people to purpose by conveying why the organization’s work matters. Share vulnerabilities to build trust and interdependence among members. By developing support networks, acting thoughtfully, and focusing on what you can control, you gain resilience to lead through uncertain waters.</w:t>
      </w:r>
    </w:p>
    <w:p w:rsidR="00000000" w:rsidDel="00000000" w:rsidP="00000000" w:rsidRDefault="00000000" w:rsidRPr="00000000" w14:paraId="000007F2">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F3">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7F4">
      <w:pPr>
        <w:pStyle w:val="Heading3"/>
        <w:pBdr>
          <w:top w:color="1c1917" w:space="0" w:sz="0" w:val="none"/>
          <w:left w:color="1c1917" w:space="0" w:sz="0" w:val="none"/>
          <w:bottom w:color="1c1917" w:space="0" w:sz="0" w:val="none"/>
          <w:right w:color="1c1917" w:space="0" w:sz="0" w:val="none"/>
          <w:between w:color="1c1917" w:space="0" w:sz="0" w:val="none"/>
        </w:pBdr>
        <w:shd w:fill="ffffff" w:val="clear"/>
        <w:rPr/>
      </w:pPr>
      <w:bookmarkStart w:colFirst="0" w:colLast="0" w:name="_9zo6mdsg0hpi" w:id="116"/>
      <w:bookmarkEnd w:id="116"/>
      <w:r w:rsidDel="00000000" w:rsidR="00000000" w:rsidRPr="00000000">
        <w:rPr>
          <w:rtl w:val="0"/>
        </w:rPr>
        <w:t xml:space="preserve">Post: </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Do things feel uncertain lately? ​​Let's be real – launching a startup is tough, and when uncertainty strikes, it can feel downright daunting.</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The current startup environment, with shrinking VC funding, might have you worried. </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Things used to be just VUCA (Volatile, Uncertain, Complex, and Ambiguous). Now we're in a BANI world – Brittle, Anxious, Non-linear, and Incomprehensible!</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So what does that mean for your startup? 👇</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By utilizing the BANI framework as a guide, you can build situational awareness in your startup:</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B - Brittle: Systems and structures are fragile and prone to unexpected breakdowns. Identify potential vulnerabilities in your operations and value chain. Build redundancy and contingency plans to ensure resilience. </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Think like a ninja—anticipate potential threats and be prepared to adapt quickly! 🥋</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A - Anxious: High levels of uncertainty create anxiety across individuals, organizations, and societies. As leaders, it's crucial to build trust, foster open communication, and prioritize mental well-being within your team. </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A happy team is a productive team! Channel energy into creative solutions! 💡</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N - Nonlinear: Cause-and-effect relationships are unpredictable in this complex world. Traditional linear thinking won't cut it anymore. ​​Embrace experimentation and agile methodologies to iterate quickly and adapt to changing circumstances. </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Be flexible like a yogi – bend but don't break! Don't be afraid to pivot when needed – after all, flexibility is key in a BANI world! 🧘‍♀️</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I - Incomprehensible: It's hard to fully grasp the complexity of our interconnected world. Embrace ambiguity, focus on continuous learning, encourage diverse perspectives within your team, and be comfortable making decisions based on incomplete information.</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Encourage diverse perspectives and critical thinking to avoid blind spots – remember,  knowledge is power! 🧠</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The awareness gained from BANI can then inform your strategic decisions, operational practices,and team culture – making your startup better equipped to navigate uncertainty. </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But BANI is just one piece of the puzzle! Combine it with other tools &amp; approaches specific to YOUR context for success 💪</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#Startups #Leadership #BANI </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818">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819">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81A">
      <w:pPr>
        <w:pStyle w:val="Heading2"/>
        <w:pBdr>
          <w:top w:color="1c1917" w:space="0" w:sz="0" w:val="none"/>
          <w:left w:color="1c1917" w:space="0" w:sz="0" w:val="none"/>
          <w:bottom w:color="1c1917" w:space="0" w:sz="0" w:val="none"/>
          <w:right w:color="1c1917" w:space="0" w:sz="0" w:val="none"/>
          <w:between w:color="1c1917" w:space="0" w:sz="0" w:val="none"/>
        </w:pBdr>
        <w:shd w:fill="ffffff" w:val="clear"/>
        <w:rPr/>
      </w:pPr>
      <w:bookmarkStart w:colFirst="0" w:colLast="0" w:name="_1comlibgplv2" w:id="117"/>
      <w:bookmarkEnd w:id="117"/>
      <w:hyperlink w:anchor="_1comlibgplv2">
        <w:r w:rsidDel="00000000" w:rsidR="00000000" w:rsidRPr="00000000">
          <w:rPr>
            <w:color w:val="1155cc"/>
            <w:u w:val="single"/>
            <w:rtl w:val="0"/>
          </w:rPr>
          <w:t xml:space="preserve">The Importance of Mentorship in the Startup Journey</w:t>
        </w:r>
      </w:hyperlink>
      <w:r w:rsidDel="00000000" w:rsidR="00000000" w:rsidRPr="00000000">
        <w:rPr>
          <w:rtl w:val="0"/>
        </w:rPr>
      </w:r>
    </w:p>
    <w:p w:rsidR="00000000" w:rsidDel="00000000" w:rsidP="00000000" w:rsidRDefault="00000000" w:rsidRPr="00000000" w14:paraId="0000081B">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81C">
      <w:pPr>
        <w:pBdr>
          <w:top w:color="1c1917" w:space="0" w:sz="0" w:val="none"/>
          <w:left w:color="1c1917" w:space="0" w:sz="0" w:val="none"/>
          <w:bottom w:color="1c1917" w:space="0" w:sz="0" w:val="none"/>
          <w:right w:color="1c1917" w:space="0" w:sz="0" w:val="none"/>
          <w:between w:color="1c1917"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The startup rollercoaster dashes exhilarating highs against demoralizing lows. Rarely linear, the entrepreneurial path winds up, down, and sideways. While tenacity powers persistence through uncertainties, wisdom enables founders to navigate terrain. Mentorship grants access to hard-earned lessons from those already miles down trail. Mentors who genuinely care for your mission offer guidance tailored to obstacles in sight. Meet routinely not just to achieve business milestones but also to maintain the emotional and physical capacity required for the long haul. Though the journey remains yours alone, mentors provide flashlights to illuminate forward progress, mirrors revealing blindspots, and companionship during storms other travelers have weathered. Their supportive camaraderie makes traversing the volatile landscape less lonely.</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pStyle w:val="Heading2"/>
        <w:rPr/>
      </w:pPr>
      <w:bookmarkStart w:colFirst="0" w:colLast="0" w:name="_swr9acqo01ms" w:id="118"/>
      <w:bookmarkEnd w:id="118"/>
      <w:hyperlink w:anchor="_swr9acqo01ms">
        <w:r w:rsidDel="00000000" w:rsidR="00000000" w:rsidRPr="00000000">
          <w:rPr>
            <w:color w:val="1155cc"/>
            <w:u w:val="single"/>
            <w:rtl w:val="0"/>
          </w:rPr>
          <w:t xml:space="preserve">An Insider’s Look at Startup Accelerators </w:t>
        </w:r>
      </w:hyperlink>
      <w:r w:rsidDel="00000000" w:rsidR="00000000" w:rsidRPr="00000000">
        <w:rPr>
          <w:rtl w:val="0"/>
        </w:rPr>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Ever wondered what happens behind the closed doors of a buzzing startup accelerator? As an insider in the startup world, I'm excited to give you a behind-the-scenes look at these important launchpads.</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Here’s a glimpse into what your day-to-day will look like at a startup Accelerator: </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 Morning Huddles: The day often kicks off with team huddles. Here, founders share their progress, set daily goals, and seek advice on pressing challenges. It's a blend of motivation and strategic planning.</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 Mentor Meetings: Integral to accelerators are the mentorship sessions. These aren't just casual chats; they're intensive, targeted discussions where seasoned entrepreneurs and industry experts dissect business models, refine pitches, and offer tailored advice.</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 Workshops and Skill Sessions: A significant part of the day is dedicated to workshops. Topics range from market analysis to financial modeling, and even to perfecting the art of storytelling. These sessions are vital in equipping founders with the skills needed to thrive.</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 Focused Work Time: In between these sessions, founders dive into focused work. This is where ideas turn into action - whether it's coding, market research, or customer outreach.</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 Networking and Community Events: As the day winds down, the atmosphere shifts to networking. From casual founder mixers to structured events with investors, these interactions often spark collaborations and open doors to new opportunities.</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 Late-Night Brainstorming: The hustle doesn't stop as the sun sets. It's not uncommon to see teams engaged in late-night brainstorming sessions, fueled by the day's learnings and a relentless drive to innovate.</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This is just a snapshot of life in a startup accelerator – days packed with learning, networking, and relentless pursuit of growth. </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Did you grow your startup with the help of an accelerator? What was the biggest benefit for you? What would you add to this list? </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#Startups #Accelerators #Entrepreneurship</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pStyle w:val="Heading2"/>
        <w:rPr/>
      </w:pPr>
      <w:bookmarkStart w:colFirst="0" w:colLast="0" w:name="_vzmdrmaw94wo" w:id="119"/>
      <w:bookmarkEnd w:id="119"/>
      <w:hyperlink w:anchor="_vzmdrmaw94wo">
        <w:r w:rsidDel="00000000" w:rsidR="00000000" w:rsidRPr="00000000">
          <w:rPr>
            <w:color w:val="1155cc"/>
            <w:u w:val="single"/>
            <w:rtl w:val="0"/>
          </w:rPr>
          <w:t xml:space="preserve">End of year wrap up / happy holidays </w:t>
        </w:r>
      </w:hyperlink>
      <w:r w:rsidDel="00000000" w:rsidR="00000000" w:rsidRPr="00000000">
        <w:rPr>
          <w:rtl w:val="0"/>
        </w:rPr>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The Magdalena Reith crew is popping champagne and doing a happy dance as we celebrate an epic year! 🍾 </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Thanks to our amazing clients and partners, and our amazing team delivering HUGE value day-in and day-out, we’ve been able to double revenue. We’ve invested this in training with world-leading experts in private equity, leadership, and more. All to supercharge our offer and the value we deliver. </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And wow...just wow! 🤯I'm so proud of our dynamite team for making this astronomical success possible. </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We added incredible new talent this year, and their energy took us to new heights. You all inspire me everyday! 👏</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As 2023 draws to a close, I'm feeling tons of gratitude for:</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 Our awesome clients – we’re blessed to work with some of the most forward thinking innovators in the world! </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 My work fam – the dream team that makes heading to the office the best part of my day! </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Rolling into 2024, I'm fired up, imagining what we can achieve next! Heads up, we’ve got some exciting announcements coming in January! </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But first, it's time to toast an amazing year and relax with loved ones. </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However you spend the holidays, I hope they're filled with joy! You all deserve it.</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Bring on the new year! Let's crush it again in 2024! 🥳</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#MagdalenaReith #HappyHolidays</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pStyle w:val="Heading2"/>
        <w:rPr/>
      </w:pPr>
      <w:bookmarkStart w:colFirst="0" w:colLast="0" w:name="_34hy2afov4eb" w:id="120"/>
      <w:bookmarkEnd w:id="120"/>
      <w:hyperlink w:anchor="_34hy2afov4eb">
        <w:r w:rsidDel="00000000" w:rsidR="00000000" w:rsidRPr="00000000">
          <w:rPr>
            <w:color w:val="1155cc"/>
            <w:u w:val="single"/>
            <w:rtl w:val="0"/>
          </w:rPr>
          <w:t xml:space="preserve">Happy New Year Post </w:t>
        </w:r>
      </w:hyperlink>
      <w:r w:rsidDel="00000000" w:rsidR="00000000" w:rsidRPr="00000000">
        <w:rPr>
          <w:rtl w:val="0"/>
        </w:rPr>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Cheers to a New Year of Possibilities!</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Fonts w:ascii="Arial Unicode MS" w:cs="Arial Unicode MS" w:eastAsia="Arial Unicode MS" w:hAnsi="Arial Unicode MS"/>
          <w:rtl w:val="0"/>
        </w:rPr>
        <w:t xml:space="preserve">As we usher in 2024, let's raise a toast to the year gone by and the boundless possibilities ahead. ✨</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2023 was a year of triumphs and challenges, of heartwarming connections and unexpected turns. We laughed, we learned, and we grew!</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Now, with fresh pages in our calendars, the year ahead is a blank canvas. So get out there and paint it with your dreams and bold goals.</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In 2024, let's commit to:</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 Embracing new adventures: Step outside your comfort zone, chase your wildest dreams, and don't be afraid to stumble along the way. Every misstep is a stepping stone to something extraordinary.</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 Nurturing meaningful connections: Cherish the people who bring light to your life, extend kindness to those in need, and build bridges of understanding and empathy. Remember, we are all part of the same tapestry, and our shared threads make it all the more beautiful.</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 Celebrating every victory: Big or small, acknowledge your achievements. Take pride in your progress, however incremental it may seem. Every step forward is a cause for celebration.</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Fonts w:ascii="Arial Unicode MS" w:cs="Arial Unicode MS" w:eastAsia="Arial Unicode MS" w:hAnsi="Arial Unicode MS"/>
          <w:rtl w:val="0"/>
        </w:rPr>
        <w:t xml:space="preserve">May your 2024 be a year filled with joy, laughter, and success ✨</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Happy New Year, everyone! Here's to a year filled with endless possibilities!</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#MagdalenaReith #HappyNewYear</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pStyle w:val="Heading2"/>
        <w:rPr/>
      </w:pPr>
      <w:bookmarkStart w:colFirst="0" w:colLast="0" w:name="_55l9j3w8okoz" w:id="121"/>
      <w:bookmarkEnd w:id="121"/>
      <w:hyperlink w:anchor="_55l9j3w8okoz">
        <w:r w:rsidDel="00000000" w:rsidR="00000000" w:rsidRPr="00000000">
          <w:rPr>
            <w:color w:val="1155cc"/>
            <w:u w:val="single"/>
            <w:rtl w:val="0"/>
          </w:rPr>
          <w:t xml:space="preserve">Reflecting on 2023's Startup Landscape</w:t>
        </w:r>
      </w:hyperlink>
      <w:r w:rsidDel="00000000" w:rsidR="00000000" w:rsidRPr="00000000">
        <w:rPr>
          <w:rtl w:val="0"/>
        </w:rPr>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As we approach the end of 2023, let's take a moment to reflect on the incredible journey of the startup ecosystem. What were the key trends and milestones? What challenges did we overcome? What exciting developments are on the horizon for 2024? Share your thoughts and join the conversation! #StartupTrends #2023YearinReview #FutureofInnovation</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pStyle w:val="Heading3"/>
        <w:rPr/>
      </w:pPr>
      <w:bookmarkStart w:colFirst="0" w:colLast="0" w:name="_1x87qyw0jel" w:id="122"/>
      <w:bookmarkEnd w:id="122"/>
      <w:r w:rsidDel="00000000" w:rsidR="00000000" w:rsidRPr="00000000">
        <w:rPr>
          <w:rtl w:val="0"/>
        </w:rPr>
        <w:t xml:space="preserve">Post</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What an exhilarating year 2023 has been for the startup ecosystem! As we gear up for 2024, let's take a quick look back at the amazing strides we've made.</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 Geographically, it's been a year of exciting shifts. The Global Startup Ecosystem Report 2023 highlighted that Silicon Valley, NYC, and London are still on top. </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In the country rankings, the US, UK, Israel and Canada remained strong, making up the the exclusive "</w:t>
      </w:r>
      <w:hyperlink r:id="rId40">
        <w:r w:rsidDel="00000000" w:rsidR="00000000" w:rsidRPr="00000000">
          <w:rPr>
            <w:color w:val="1155cc"/>
            <w:u w:val="single"/>
            <w:rtl w:val="0"/>
          </w:rPr>
          <w:t xml:space="preserve">Big 4</w:t>
        </w:r>
      </w:hyperlink>
      <w:r w:rsidDel="00000000" w:rsidR="00000000" w:rsidRPr="00000000">
        <w:rPr>
          <w:rtl w:val="0"/>
        </w:rPr>
        <w:t xml:space="preserve">" club. </w:t>
      </w:r>
    </w:p>
    <w:p w:rsidR="00000000" w:rsidDel="00000000" w:rsidP="00000000" w:rsidRDefault="00000000" w:rsidRPr="00000000" w14:paraId="0000087F">
      <w:pPr>
        <w:rPr/>
      </w:pPr>
      <w:r w:rsidDel="00000000" w:rsidR="00000000" w:rsidRPr="00000000">
        <w:rPr>
          <w:rtl w:val="0"/>
        </w:rPr>
        <w:t xml:space="preserve">I was happy to see BERLIN gain back lost ground from 2020 to strengthen its position in the rankings (YAY!) </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 Sector-wise, software, fintech, healthcare, and climate tech were the stars of 2023. </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Notably, AI also burst onto the scene, and by some estimates, the market is expected to reach a valuation of over $</w:t>
      </w:r>
      <w:hyperlink r:id="rId41">
        <w:r w:rsidDel="00000000" w:rsidR="00000000" w:rsidRPr="00000000">
          <w:rPr>
            <w:color w:val="1155cc"/>
            <w:u w:val="single"/>
            <w:rtl w:val="0"/>
          </w:rPr>
          <w:t xml:space="preserve">1.5-2 trillion</w:t>
        </w:r>
      </w:hyperlink>
      <w:r w:rsidDel="00000000" w:rsidR="00000000" w:rsidRPr="00000000">
        <w:rPr>
          <w:rtl w:val="0"/>
        </w:rPr>
        <w:t xml:space="preserve"> by 2030​​.</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💸Global VC funding in decline. The total global venture capital funding in 2023 dropped to $221 billion, a </w:t>
      </w:r>
      <w:hyperlink r:id="rId42">
        <w:r w:rsidDel="00000000" w:rsidR="00000000" w:rsidRPr="00000000">
          <w:rPr>
            <w:color w:val="1155cc"/>
            <w:u w:val="single"/>
            <w:rtl w:val="0"/>
          </w:rPr>
          <w:t xml:space="preserve">42% decrease</w:t>
        </w:r>
      </w:hyperlink>
      <w:r w:rsidDel="00000000" w:rsidR="00000000" w:rsidRPr="00000000">
        <w:rPr>
          <w:rtl w:val="0"/>
        </w:rPr>
        <w:t xml:space="preserve"> from the previous year. </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This reflected the broader economic slowdown's (rising interest rates, geopolitical conflict) impact on the startup ecosystem​​.</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 Despite challenges like a global VC funding decline, the resilience and adaptability of the startup world were more evident than ever. </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As we dive into 2024, let's keep this momentum going! Here's to innovating, adapting, and thriving in the ever-exciting startup landscape! </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What do you think the 2024 startup ecosystem will bring? Let me know in the comments below… </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#StartupTrends #2023YearinReview #FutureofInnovation</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commentRangeStart w:id="7"/>
      <w:r w:rsidDel="00000000" w:rsidR="00000000" w:rsidRPr="00000000">
        <w:rPr/>
        <w:drawing>
          <wp:inline distB="114300" distT="114300" distL="114300" distR="114300">
            <wp:extent cx="5943600" cy="3441700"/>
            <wp:effectExtent b="0" l="0" r="0" t="0"/>
            <wp:docPr id="1"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5943600" cy="3441700"/>
                    </a:xfrm>
                    <a:prstGeom prst="rect"/>
                    <a:ln/>
                  </pic:spPr>
                </pic:pic>
              </a:graphicData>
            </a:graphic>
          </wp:inline>
        </w:drawing>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pStyle w:val="Heading2"/>
        <w:rPr/>
      </w:pPr>
      <w:bookmarkStart w:colFirst="0" w:colLast="0" w:name="_55jzbgsnv9kb" w:id="123"/>
      <w:bookmarkEnd w:id="123"/>
      <w:hyperlink w:anchor="_55jzbgsnv9kb">
        <w:r w:rsidDel="00000000" w:rsidR="00000000" w:rsidRPr="00000000">
          <w:rPr>
            <w:color w:val="1155cc"/>
            <w:u w:val="single"/>
            <w:rtl w:val="0"/>
          </w:rPr>
          <w:t xml:space="preserve">Celebrating Startup Success Stories</w:t>
        </w:r>
      </w:hyperlink>
      <w:r w:rsidDel="00000000" w:rsidR="00000000" w:rsidRPr="00000000">
        <w:rPr>
          <w:rtl w:val="0"/>
        </w:rPr>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Let's celebrate some of the most inspiring startup success stories of 2023! These ventures have tackled real problems, made a significant impact, and demonstrated remarkable resilience. Share your favorite stories and inspire others! #StartupSuccess #EntrepreneurialSpirit #Inspiration</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pStyle w:val="Heading2"/>
        <w:rPr/>
      </w:pPr>
      <w:bookmarkStart w:colFirst="0" w:colLast="0" w:name="_t5pemdym1ftp" w:id="124"/>
      <w:bookmarkEnd w:id="124"/>
      <w:hyperlink w:anchor="_t5pemdym1ftp">
        <w:r w:rsidDel="00000000" w:rsidR="00000000" w:rsidRPr="00000000">
          <w:rPr>
            <w:color w:val="1155cc"/>
            <w:u w:val="single"/>
            <w:rtl w:val="0"/>
          </w:rPr>
          <w:t xml:space="preserve">Preparing for Q1 2024</w:t>
        </w:r>
      </w:hyperlink>
      <w:r w:rsidDel="00000000" w:rsidR="00000000" w:rsidRPr="00000000">
        <w:rPr>
          <w:rtl w:val="0"/>
        </w:rPr>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It's time to start planning for a successful first quarter of 2024! Share your best tips for setting goals, strategizing for growth, and maximizing your impact in the new year. #Q1Planning #StartupGrowth #NewYearNewGoals</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pStyle w:val="Heading2"/>
        <w:rPr/>
      </w:pPr>
      <w:bookmarkStart w:colFirst="0" w:colLast="0" w:name="_aqfr6tjbm3nv" w:id="125"/>
      <w:bookmarkEnd w:id="125"/>
      <w:hyperlink w:anchor="_aqfr6tjbm3nv">
        <w:r w:rsidDel="00000000" w:rsidR="00000000" w:rsidRPr="00000000">
          <w:rPr>
            <w:color w:val="1155cc"/>
            <w:u w:val="single"/>
            <w:rtl w:val="0"/>
          </w:rPr>
          <w:t xml:space="preserve">Resolutions for Startup Success</w:t>
        </w:r>
      </w:hyperlink>
      <w:r w:rsidDel="00000000" w:rsidR="00000000" w:rsidRPr="00000000">
        <w:rPr>
          <w:rtl w:val="0"/>
        </w:rPr>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As we begin 2024, what resolutions are you setting for your startup? Share your goals, challenges you want to overcome, and strategies for achieving success. #StartupResolutions #NewYearGoals #EntrepreneurialMindset</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pStyle w:val="Heading2"/>
        <w:rPr/>
      </w:pPr>
      <w:bookmarkStart w:colFirst="0" w:colLast="0" w:name="_ivsqj3j671kt" w:id="126"/>
      <w:bookmarkEnd w:id="126"/>
      <w:hyperlink w:anchor="_ivsqj3j671kt">
        <w:r w:rsidDel="00000000" w:rsidR="00000000" w:rsidRPr="00000000">
          <w:rPr>
            <w:color w:val="1155cc"/>
            <w:u w:val="single"/>
            <w:rtl w:val="0"/>
          </w:rPr>
          <w:t xml:space="preserve">Q1 Progress Check-In</w:t>
        </w:r>
      </w:hyperlink>
      <w:r w:rsidDel="00000000" w:rsidR="00000000" w:rsidRPr="00000000">
        <w:rPr>
          <w:rtl w:val="0"/>
        </w:rPr>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As we approach the end of Q1, how are your startup's resolutions and goals progressing? Share your successes, challenges, and learnings to keep yourself and others accountable. #Q1Progress #StartupGoals #BuildingMomentum</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pStyle w:val="Heading3"/>
        <w:rPr/>
      </w:pPr>
      <w:bookmarkStart w:colFirst="0" w:colLast="0" w:name="_9nss6of1umym" w:id="127"/>
      <w:bookmarkEnd w:id="127"/>
      <w:hyperlink w:anchor="_9nss6of1umym">
        <w:r w:rsidDel="00000000" w:rsidR="00000000" w:rsidRPr="00000000">
          <w:rPr>
            <w:color w:val="1155cc"/>
            <w:u w:val="single"/>
            <w:rtl w:val="0"/>
          </w:rPr>
          <w:t xml:space="preserve">Startup Jargon </w:t>
        </w:r>
      </w:hyperlink>
      <w:r w:rsidDel="00000000" w:rsidR="00000000" w:rsidRPr="00000000">
        <w:rPr>
          <w:rtl w:val="0"/>
        </w:rPr>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For new founders (and equity holding early team members) it’s easy to feel confused by all the insider investor lingo. </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Acronyms like "pre-money valuation" and jargon like "pay-to-play provisions" can fly right over your head!</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It's completely understandable to feel overwhelmed as a founder by opaque terms like:</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1. Capitalization table (cap table): A spreadsheet tracking ownership percentages and equity dilution during funding rounds. </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Imagine your company as a pie. The cap table shows who owns each slice, and how those slices change over time. Early on, you might own 80%. After multiple funding rounds, your slice could shrink.  Understanding this dilution is critical for negotiating fair deals.</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2. Liquidation preference: Rules determining how proceeds are distributed if a company is acquired or dissolved. 1x = investors paid first. Higher multiples dilute founders.</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Let's say your startup takes off and gets acquired for $50 million. But, investors have a 2x liquidation preference. They get their investment back FIRST, leaving less for you. Know these clauses before you sign!</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3. Down round: Raising at a lower valuation than the previous round, diluting earlier investors. Avoid down rounds when possible through tranched raises.</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Ouch. Say you raised your last round at a $10 million valuation. Now the market's tough, and you need to raise at $8 million. Existing investors get diluted big time, which can make future fundraising even harder.</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Pay-to-play: Provision requiring existing investors to participate in future rounds or face dilution. Controversial but some entrepreneurs use it.</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This forces investors to participate in later rounds or lose their preferential rights. Imagine an early investor who loves your company, but they hit a rough patch financially.  Pay-to-play could force them out, costing you a valuable ally.</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Which investor terms had you reaching for Google? Drop them in the comments below! </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pStyle w:val="Heading3"/>
        <w:rPr/>
      </w:pPr>
      <w:bookmarkStart w:colFirst="0" w:colLast="0" w:name="_fp1iqjteqsi0" w:id="128"/>
      <w:bookmarkEnd w:id="128"/>
      <w:hyperlink w:anchor="_fp1iqjteqsi0">
        <w:r w:rsidDel="00000000" w:rsidR="00000000" w:rsidRPr="00000000">
          <w:rPr>
            <w:color w:val="1155cc"/>
            <w:u w:val="single"/>
            <w:rtl w:val="0"/>
          </w:rPr>
          <w:t xml:space="preserve">Data in decks </w:t>
        </w:r>
      </w:hyperlink>
      <w:r w:rsidDel="00000000" w:rsidR="00000000" w:rsidRPr="00000000">
        <w:rPr>
          <w:rtl w:val="0"/>
        </w:rPr>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Investors get bored FAST. Well, that’s not always true. But the fact is, they may look at dozens of pitch decks the same day yours comes across their desk… </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What does that mean for you? Dry data alone won't seal the deal. You need your data to tell a compelling visual story. You need to make your data SCREAM 'invest in me!' with these advanced visualization tricks...</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1. Streamline for impact: Use Pareto's 80/20 rule to eliminate non-essential charts and focus on the 20% of data that delivers 80% of the impact. The Tufte principle of reducing non-data ink also helps cut clutter.</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2. Color as a tool, not decoration: Use color strategically to highlight key points, create hierarchies, and guide the viewer's eye.</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Tools like Coolors can generate color palettes that align to your brand and make key data stand out. </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Be sure the palette is accessible (that vision impaired can still clearly differentiate the colors.)</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3. Storytelling with data: Frame your visuals around a clear takeaway or question. Data should serve a narrative, not just exist for its own sake.</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4. Embrace the Power of Small Multiples: Using a series of small, similar charts can be more effective for comparing trends over time than one complex hard-to-understand chart.</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3. Choose the right chart type: Match the chart (bar, line, scatterplot, etc.) to the story your data needs to tell. There's a right tool for every job. </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Some common mistakes include: </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📈Showing trends over time: </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Mistake: A bar chart with many time periods gets cluttered. </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Better Choice: A line chart clearly visualizes the upward, downward, or cyclical patterns.</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🔠Comparing categories: </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t xml:space="preserve">Mistake: A pie chart with too many slices makes it hard to see differences. </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t xml:space="preserve">Better Choice: A bar chart lets you easily compare sizes at a glance.</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🔲Showing parts of a whole: </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t xml:space="preserve">Mistake: Line charts or bar charts are awkward for this. </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Better Choice:  Pie charts (if used sparingly) or stacked bar charts are best for showing composition.</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Bonus tip: Tailor visualizations to the audience’s level of data literacy. Overly technical visuals might alienate some, while overly simple ones might not engage experts.</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The right mix of state-of-the-art data visualization tools and proven design principles will allow you to create sleek, compelling slides to convince investors.</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Between honing the narrative, designing slides, presenting data, etc. what is the #1 biggest challenge you face when creating an effective pitch deck?</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pStyle w:val="Heading3"/>
        <w:rPr/>
      </w:pPr>
      <w:bookmarkStart w:colFirst="0" w:colLast="0" w:name="_5913lfm7d3xv" w:id="129"/>
      <w:bookmarkEnd w:id="129"/>
      <w:hyperlink w:anchor="_5913lfm7d3xv">
        <w:r w:rsidDel="00000000" w:rsidR="00000000" w:rsidRPr="00000000">
          <w:rPr>
            <w:color w:val="1155cc"/>
            <w:u w:val="single"/>
            <w:rtl w:val="0"/>
          </w:rPr>
          <w:t xml:space="preserve">The art of the follow up </w:t>
        </w:r>
      </w:hyperlink>
      <w:r w:rsidDel="00000000" w:rsidR="00000000" w:rsidRPr="00000000">
        <w:rPr>
          <w:rtl w:val="0"/>
        </w:rPr>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The Art of Follow-Up: Make a Lasting Impression After the Pitch</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Your pitch deck may dazzle, but investor relationships are won or lost based on what happens AFTER you present. Here are my top tips for pitching follow-up:</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numPr>
          <w:ilvl w:val="0"/>
          <w:numId w:val="17"/>
        </w:numPr>
        <w:ind w:left="720" w:hanging="360"/>
        <w:rPr>
          <w:u w:val="none"/>
        </w:rPr>
      </w:pPr>
      <w:r w:rsidDel="00000000" w:rsidR="00000000" w:rsidRPr="00000000">
        <w:rPr>
          <w:rtl w:val="0"/>
        </w:rPr>
        <w:t xml:space="preserve">Send a thank you email recapping key points within 24 hours. This shows interest and professionalism.</w:t>
      </w:r>
    </w:p>
    <w:p w:rsidR="00000000" w:rsidDel="00000000" w:rsidP="00000000" w:rsidRDefault="00000000" w:rsidRPr="00000000" w14:paraId="00000913">
      <w:pPr>
        <w:numPr>
          <w:ilvl w:val="0"/>
          <w:numId w:val="17"/>
        </w:numPr>
        <w:ind w:left="720" w:hanging="360"/>
        <w:rPr>
          <w:u w:val="none"/>
        </w:rPr>
      </w:pPr>
      <w:r w:rsidDel="00000000" w:rsidR="00000000" w:rsidRPr="00000000">
        <w:rPr>
          <w:rtl w:val="0"/>
        </w:rPr>
        <w:t xml:space="preserve">Provide requested info ASAP. Missed deadlines signal disorganization.</w:t>
      </w:r>
    </w:p>
    <w:p w:rsidR="00000000" w:rsidDel="00000000" w:rsidP="00000000" w:rsidRDefault="00000000" w:rsidRPr="00000000" w14:paraId="00000914">
      <w:pPr>
        <w:numPr>
          <w:ilvl w:val="0"/>
          <w:numId w:val="17"/>
        </w:numPr>
        <w:ind w:left="720" w:hanging="360"/>
        <w:rPr>
          <w:u w:val="none"/>
        </w:rPr>
      </w:pPr>
      <w:r w:rsidDel="00000000" w:rsidR="00000000" w:rsidRPr="00000000">
        <w:rPr>
          <w:rtl w:val="0"/>
        </w:rPr>
        <w:t xml:space="preserve">Set calendar invites for promised next steps and give friendly reminders. Don't let key tasks slip through the cracks.</w:t>
      </w:r>
    </w:p>
    <w:p w:rsidR="00000000" w:rsidDel="00000000" w:rsidP="00000000" w:rsidRDefault="00000000" w:rsidRPr="00000000" w14:paraId="00000915">
      <w:pPr>
        <w:numPr>
          <w:ilvl w:val="0"/>
          <w:numId w:val="17"/>
        </w:numPr>
        <w:ind w:left="720" w:hanging="360"/>
        <w:rPr>
          <w:u w:val="none"/>
        </w:rPr>
      </w:pPr>
      <w:r w:rsidDel="00000000" w:rsidR="00000000" w:rsidRPr="00000000">
        <w:rPr>
          <w:rtl w:val="0"/>
        </w:rPr>
        <w:t xml:space="preserve">Share relevant news and connections, not constant product pitches. Adding value builds goodwill.</w:t>
      </w:r>
    </w:p>
    <w:p w:rsidR="00000000" w:rsidDel="00000000" w:rsidP="00000000" w:rsidRDefault="00000000" w:rsidRPr="00000000" w14:paraId="00000916">
      <w:pPr>
        <w:ind w:left="720" w:firstLine="0"/>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If they pass, politely ask for pitch feedback. Learning can help refine future attempts.</w:t>
      </w:r>
    </w:p>
    <w:p w:rsidR="00000000" w:rsidDel="00000000" w:rsidP="00000000" w:rsidRDefault="00000000" w:rsidRPr="00000000" w14:paraId="00000918">
      <w:pPr>
        <w:rPr/>
      </w:pPr>
      <w:r w:rsidDel="00000000" w:rsidR="00000000" w:rsidRPr="00000000">
        <w:rPr>
          <w:rtl w:val="0"/>
        </w:rPr>
        <w:t xml:space="preserve">Persist respectfully if interested, but disengage after several "no's". Their time is valuable too.</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Getting the follow-up right requires patience and providing value between updates. Stay top of mind without being pushy.</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With the right approach, you can nurture investor relationships for the long haul, even if specific deals don't pan out initially.</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What's your best post-pitch follow-up strategy? Share thoughts below!</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pStyle w:val="Heading3"/>
        <w:rPr/>
      </w:pPr>
      <w:bookmarkStart w:colFirst="0" w:colLast="0" w:name="_o598hdl2gr56" w:id="130"/>
      <w:bookmarkEnd w:id="130"/>
      <w:r w:rsidDel="00000000" w:rsidR="00000000" w:rsidRPr="00000000">
        <w:rPr>
          <w:rtl w:val="0"/>
        </w:rPr>
        <w:t xml:space="preserve">FINAL DRAFT </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Your pitch Is just the beginning – Here’s how to make a lasting impression and turn pitches intro partnerships! </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You nailed your pitch deck, wowed the room, and maybe even scored a standing ovation. But guess what? The real magic happens after the spotlight fades. 😉 Below are just a few pointers from my insider playbook for follow-up that turns prospects into partners.</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Fonts w:ascii="Andika" w:cs="Andika" w:eastAsia="Andika" w:hAnsi="Andika"/>
          <w:rtl w:val="0"/>
        </w:rPr>
        <w:t xml:space="preserve">1️⃣ Gratitude: Within 24 hours, fire off a personable thank you email. Recap key points, show genuine enthusiasm, and hold off on trying to push for a decision. </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Fonts w:ascii="Andika" w:cs="Andika" w:eastAsia="Andika" w:hAnsi="Andika"/>
          <w:rtl w:val="0"/>
        </w:rPr>
        <w:t xml:space="preserve">2️⃣ Info ASAP: When they ask for details, deliver ASAP. Missed deadlines scream "disorganized," – have your data room and materials set up ready to go. </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3️⃣ Make a real commitment: If you promised next steps, lock them in with calendar invites and gentle reminders. Don't let precious opportunities slip through the cracks! 📅</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Fonts w:ascii="Andika" w:cs="Andika" w:eastAsia="Andika" w:hAnsi="Andika"/>
          <w:rtl w:val="0"/>
        </w:rPr>
        <w:t xml:space="preserve">4️⃣ Drip-feed value: Share relevant news, introduce them to new hires, and provide them with valuable insights. This keeps you top of mind (in a good way!).</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Fonts w:ascii="Andika" w:cs="Andika" w:eastAsia="Andika" w:hAnsi="Andika"/>
          <w:rtl w:val="0"/>
        </w:rPr>
        <w:t xml:space="preserve">5️⃣ "No" can mean “not right now”: If they pass, don't throw a tantrum. Politely ask for feedback, learn from it, and come back stronger next time. In business, yesterday’s “no” can be tomorrow’s “yes”. </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6️⃣ Persistence pays (but know when to lay off): If they show interest, keep the conversation going with valuable updates and check-ins. But if they're giving you the cold shoulder, respect their time and provide less frequent updates 🚶‍♀️</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Remember, follow-up is a marathon, not a sprint…. </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Patience, persistence, and a sprinkle of personality are the secret ingredients to long-lasting investor relationships (it’s rare that a single first pitch turns into a fairy tale romance right away).</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What's your most effective post-pitch follow-up strategy? Drop it in the comments below! 👇</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Change w:author="Jake Mcmahon" w:id="0" w:date="2024-06-07T11:16:42Z">
          <w:pPr/>
        </w:pPrChange>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pStyle w:val="Heading3"/>
        <w:rPr/>
      </w:pPr>
      <w:bookmarkStart w:colFirst="0" w:colLast="0" w:name="_21wuoch083wl" w:id="131"/>
      <w:bookmarkEnd w:id="131"/>
      <w:hyperlink w:anchor="_21wuoch083wl">
        <w:r w:rsidDel="00000000" w:rsidR="00000000" w:rsidRPr="00000000">
          <w:rPr>
            <w:color w:val="1155cc"/>
            <w:u w:val="single"/>
            <w:rtl w:val="0"/>
          </w:rPr>
          <w:t xml:space="preserve">The perfect ask slide </w:t>
        </w:r>
      </w:hyperlink>
      <w:r w:rsidDel="00000000" w:rsidR="00000000" w:rsidRPr="00000000">
        <w:rPr>
          <w:rtl w:val="0"/>
        </w:rPr>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The Perfect "Ask" Slide: Craft a Compelling and Clear Request</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Your "ask" slide is where you seal the deal. Too many founders fumble this crucial moment. Here's how to make yours crystal clear and convincing:</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Essential Elements:</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numPr>
          <w:ilvl w:val="0"/>
          <w:numId w:val="27"/>
        </w:numPr>
        <w:ind w:left="720" w:hanging="360"/>
        <w:rPr>
          <w:u w:val="none"/>
        </w:rPr>
      </w:pPr>
      <w:r w:rsidDel="00000000" w:rsidR="00000000" w:rsidRPr="00000000">
        <w:rPr>
          <w:rtl w:val="0"/>
        </w:rPr>
        <w:t xml:space="preserve">Be Specific: State the exact amount of funding you seek ("We're raising $X million"). Ambiguity raises red flags.</w:t>
      </w:r>
    </w:p>
    <w:p w:rsidR="00000000" w:rsidDel="00000000" w:rsidP="00000000" w:rsidRDefault="00000000" w:rsidRPr="00000000" w14:paraId="00000950">
      <w:pPr>
        <w:numPr>
          <w:ilvl w:val="0"/>
          <w:numId w:val="27"/>
        </w:numPr>
        <w:ind w:left="720" w:hanging="360"/>
        <w:rPr>
          <w:u w:val="none"/>
        </w:rPr>
      </w:pPr>
      <w:r w:rsidDel="00000000" w:rsidR="00000000" w:rsidRPr="00000000">
        <w:rPr>
          <w:rtl w:val="0"/>
        </w:rPr>
        <w:t xml:space="preserve">Valuation Target: If you have one, be upfront. This sets the stage for fair negotiations.</w:t>
      </w:r>
    </w:p>
    <w:p w:rsidR="00000000" w:rsidDel="00000000" w:rsidP="00000000" w:rsidRDefault="00000000" w:rsidRPr="00000000" w14:paraId="00000951">
      <w:pPr>
        <w:numPr>
          <w:ilvl w:val="0"/>
          <w:numId w:val="27"/>
        </w:numPr>
        <w:ind w:left="720" w:hanging="360"/>
        <w:rPr>
          <w:u w:val="none"/>
        </w:rPr>
      </w:pPr>
      <w:r w:rsidDel="00000000" w:rsidR="00000000" w:rsidRPr="00000000">
        <w:rPr>
          <w:rtl w:val="0"/>
        </w:rPr>
        <w:t xml:space="preserve">Use of Funds: Break down how the investment will fuel key milestones (team expansion, market launch, etc.). Show investors the ROI.</w:t>
      </w:r>
    </w:p>
    <w:p w:rsidR="00000000" w:rsidDel="00000000" w:rsidP="00000000" w:rsidRDefault="00000000" w:rsidRPr="00000000" w14:paraId="00000952">
      <w:pPr>
        <w:numPr>
          <w:ilvl w:val="0"/>
          <w:numId w:val="27"/>
        </w:numPr>
        <w:ind w:left="720" w:hanging="360"/>
        <w:rPr>
          <w:u w:val="none"/>
        </w:rPr>
      </w:pPr>
      <w:r w:rsidDel="00000000" w:rsidR="00000000" w:rsidRPr="00000000">
        <w:rPr>
          <w:rtl w:val="0"/>
        </w:rPr>
        <w:t xml:space="preserve">Timeline: Be realistic about how long fundraising will take. Outline expectations clearly.</w:t>
      </w:r>
    </w:p>
    <w:p w:rsidR="00000000" w:rsidDel="00000000" w:rsidP="00000000" w:rsidRDefault="00000000" w:rsidRPr="00000000" w14:paraId="00000953">
      <w:pPr>
        <w:numPr>
          <w:ilvl w:val="0"/>
          <w:numId w:val="27"/>
        </w:numPr>
        <w:ind w:left="720" w:hanging="360"/>
        <w:rPr>
          <w:u w:val="none"/>
        </w:rPr>
      </w:pPr>
      <w:r w:rsidDel="00000000" w:rsidR="00000000" w:rsidRPr="00000000">
        <w:rPr>
          <w:rtl w:val="0"/>
        </w:rPr>
        <w:t xml:space="preserve">Future Opportunities: Highlight the potential for follow-on rounds, signaling long-term growth prospects.</w:t>
      </w:r>
    </w:p>
    <w:p w:rsidR="00000000" w:rsidDel="00000000" w:rsidP="00000000" w:rsidRDefault="00000000" w:rsidRPr="00000000" w14:paraId="00000954">
      <w:pPr>
        <w:numPr>
          <w:ilvl w:val="0"/>
          <w:numId w:val="27"/>
        </w:numPr>
        <w:ind w:left="720" w:hanging="360"/>
        <w:rPr>
          <w:u w:val="none"/>
        </w:rPr>
      </w:pPr>
      <w:r w:rsidDel="00000000" w:rsidR="00000000" w:rsidRPr="00000000">
        <w:rPr>
          <w:rtl w:val="0"/>
        </w:rPr>
        <w:t xml:space="preserve">Call to Action: Close with confidence and a direct call to invest.</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Common Pitfalls to Avoid:</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numPr>
          <w:ilvl w:val="0"/>
          <w:numId w:val="13"/>
        </w:numPr>
        <w:ind w:left="720" w:hanging="360"/>
        <w:rPr>
          <w:u w:val="none"/>
        </w:rPr>
      </w:pPr>
      <w:r w:rsidDel="00000000" w:rsidR="00000000" w:rsidRPr="00000000">
        <w:rPr>
          <w:rtl w:val="0"/>
        </w:rPr>
        <w:t xml:space="preserve">Weak Rationale: "We need money" is not enough. Explain WHY your company deserves this investment.</w:t>
      </w:r>
    </w:p>
    <w:p w:rsidR="00000000" w:rsidDel="00000000" w:rsidP="00000000" w:rsidRDefault="00000000" w:rsidRPr="00000000" w14:paraId="00000959">
      <w:pPr>
        <w:numPr>
          <w:ilvl w:val="0"/>
          <w:numId w:val="13"/>
        </w:numPr>
        <w:ind w:left="720" w:hanging="360"/>
        <w:rPr>
          <w:u w:val="none"/>
        </w:rPr>
      </w:pPr>
      <w:r w:rsidDel="00000000" w:rsidR="00000000" w:rsidRPr="00000000">
        <w:rPr>
          <w:rtl w:val="0"/>
        </w:rPr>
        <w:t xml:space="preserve">Missing Follow-Up Plan: Show how you'll deploy the capital and achieve milestones. Investors want accountability.</w:t>
      </w:r>
    </w:p>
    <w:p w:rsidR="00000000" w:rsidDel="00000000" w:rsidP="00000000" w:rsidRDefault="00000000" w:rsidRPr="00000000" w14:paraId="0000095A">
      <w:pPr>
        <w:numPr>
          <w:ilvl w:val="0"/>
          <w:numId w:val="13"/>
        </w:numPr>
        <w:ind w:left="720" w:hanging="360"/>
        <w:rPr>
          <w:u w:val="none"/>
        </w:rPr>
      </w:pPr>
      <w:r w:rsidDel="00000000" w:rsidR="00000000" w:rsidRPr="00000000">
        <w:rPr>
          <w:rtl w:val="0"/>
        </w:rPr>
        <w:t xml:space="preserve">Unrealistic Valuations: Have data to justify your ask, or be prepared to negotiate.</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Remember: A well-crafted "ask" slide demonstrates both preparedness and ambition. Strike that balance, and you'll increase your chances of getting the funding you need to fuel your startup's success.</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What are your top tips for a powerful "ask" slide?  Share your experiences in the comments!</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pStyle w:val="Heading3"/>
        <w:rPr/>
      </w:pPr>
      <w:bookmarkStart w:colFirst="0" w:colLast="0" w:name="_vhfhbxd8ilu4" w:id="132"/>
      <w:bookmarkEnd w:id="132"/>
      <w:hyperlink w:anchor="_vhfhbxd8ilu4">
        <w:r w:rsidDel="00000000" w:rsidR="00000000" w:rsidRPr="00000000">
          <w:rPr>
            <w:color w:val="1155cc"/>
            <w:u w:val="single"/>
            <w:rtl w:val="0"/>
          </w:rPr>
          <w:t xml:space="preserve">Leadership skills </w:t>
        </w:r>
      </w:hyperlink>
      <w:r w:rsidDel="00000000" w:rsidR="00000000" w:rsidRPr="00000000">
        <w:rPr>
          <w:rtl w:val="0"/>
        </w:rPr>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Magdalena's Leadership Lessons: Investing in People Builds Powerhouse Teams</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As a founder, it's easy to get caught up in the whirlwind of building a company. But amidst the product launches and strategic pivots, I've learned that the most important investment is always in people. A passionate, aligned team has the power to achieve incredible things.</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Here's a situation that reinforced this lesson for me: Early on, I noticed a promising intern seemed disengaged. Their work was solid, but they lacked that spark.  A conversation revealed they felt their contributions didn't matter in the grand scheme of things.</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This was my wake-up call.  I revamped our intern program entirely, focusing on:</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numPr>
          <w:ilvl w:val="0"/>
          <w:numId w:val="24"/>
        </w:numPr>
        <w:ind w:left="720" w:hanging="360"/>
        <w:rPr>
          <w:u w:val="none"/>
        </w:rPr>
      </w:pPr>
      <w:r w:rsidDel="00000000" w:rsidR="00000000" w:rsidRPr="00000000">
        <w:rPr>
          <w:rtl w:val="0"/>
        </w:rPr>
        <w:t xml:space="preserve">Mentorship: Pairing interns with experienced team members.</w:t>
      </w:r>
    </w:p>
    <w:p w:rsidR="00000000" w:rsidDel="00000000" w:rsidP="00000000" w:rsidRDefault="00000000" w:rsidRPr="00000000" w14:paraId="0000096E">
      <w:pPr>
        <w:numPr>
          <w:ilvl w:val="0"/>
          <w:numId w:val="24"/>
        </w:numPr>
        <w:ind w:left="720" w:hanging="360"/>
        <w:rPr>
          <w:u w:val="none"/>
        </w:rPr>
      </w:pPr>
      <w:r w:rsidDel="00000000" w:rsidR="00000000" w:rsidRPr="00000000">
        <w:rPr>
          <w:rtl w:val="0"/>
        </w:rPr>
        <w:t xml:space="preserve">Purpose: Connecting their work to our larger mission.</w:t>
      </w:r>
    </w:p>
    <w:p w:rsidR="00000000" w:rsidDel="00000000" w:rsidP="00000000" w:rsidRDefault="00000000" w:rsidRPr="00000000" w14:paraId="0000096F">
      <w:pPr>
        <w:numPr>
          <w:ilvl w:val="0"/>
          <w:numId w:val="24"/>
        </w:numPr>
        <w:ind w:left="720" w:hanging="360"/>
        <w:rPr>
          <w:u w:val="none"/>
        </w:rPr>
      </w:pPr>
      <w:r w:rsidDel="00000000" w:rsidR="00000000" w:rsidRPr="00000000">
        <w:rPr>
          <w:rtl w:val="0"/>
        </w:rPr>
        <w:t xml:space="preserve">Growth Opportunities: Giving them ownership of real projects.</w:t>
      </w:r>
    </w:p>
    <w:p w:rsidR="00000000" w:rsidDel="00000000" w:rsidP="00000000" w:rsidRDefault="00000000" w:rsidRPr="00000000" w14:paraId="00000970">
      <w:pPr>
        <w:ind w:left="720" w:firstLine="0"/>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The results were astounding.  Not only did this intern blossom, but our entire intern program became a magnet for top talent.</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This experience reinforced a fundamental leadership lesson: Invest relentlessly in your people. Provide opportunities for growth, foster a sense of belonging, and champion your team's success at every turn. When you do this, the business results will follow.</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Have you had similar experiences as a leader? What hard-won lessons would you share with fellow founders?</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pStyle w:val="Heading3"/>
        <w:rPr/>
      </w:pPr>
      <w:bookmarkStart w:colFirst="0" w:colLast="0" w:name="_hw4jzt9jigy8" w:id="133"/>
      <w:bookmarkEnd w:id="133"/>
      <w:hyperlink w:anchor="_hw4jzt9jigy8">
        <w:r w:rsidDel="00000000" w:rsidR="00000000" w:rsidRPr="00000000">
          <w:rPr>
            <w:color w:val="1155cc"/>
            <w:u w:val="single"/>
            <w:rtl w:val="0"/>
          </w:rPr>
          <w:t xml:space="preserve">CEO skills </w:t>
        </w:r>
      </w:hyperlink>
      <w:r w:rsidDel="00000000" w:rsidR="00000000" w:rsidRPr="00000000">
        <w:rPr>
          <w:rtl w:val="0"/>
        </w:rPr>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br w:type="page"/>
      </w: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The Skills That Make or Break Founder CEOs</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Investors don't just bet on your idea; they bet on YOU.  Here are the essential leadership traits that make investors take notice:</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numPr>
          <w:ilvl w:val="0"/>
          <w:numId w:val="6"/>
        </w:numPr>
        <w:ind w:left="720" w:hanging="360"/>
        <w:rPr>
          <w:u w:val="none"/>
        </w:rPr>
      </w:pPr>
      <w:r w:rsidDel="00000000" w:rsidR="00000000" w:rsidRPr="00000000">
        <w:rPr>
          <w:rtl w:val="0"/>
        </w:rPr>
        <w:t xml:space="preserve">Visionary: Articulate a future worth fighting for, inspiring your team and investors alike.</w:t>
      </w:r>
    </w:p>
    <w:p w:rsidR="00000000" w:rsidDel="00000000" w:rsidP="00000000" w:rsidRDefault="00000000" w:rsidRPr="00000000" w14:paraId="00000981">
      <w:pPr>
        <w:numPr>
          <w:ilvl w:val="0"/>
          <w:numId w:val="6"/>
        </w:numPr>
        <w:ind w:left="720" w:hanging="360"/>
        <w:rPr>
          <w:u w:val="none"/>
        </w:rPr>
      </w:pPr>
      <w:r w:rsidDel="00000000" w:rsidR="00000000" w:rsidRPr="00000000">
        <w:rPr>
          <w:rtl w:val="0"/>
        </w:rPr>
        <w:t xml:space="preserve">Execution-Focused: Translate that vision into action. Demonstrate your ability to deliver results, not just dream big.</w:t>
      </w:r>
    </w:p>
    <w:p w:rsidR="00000000" w:rsidDel="00000000" w:rsidP="00000000" w:rsidRDefault="00000000" w:rsidRPr="00000000" w14:paraId="00000982">
      <w:pPr>
        <w:numPr>
          <w:ilvl w:val="0"/>
          <w:numId w:val="6"/>
        </w:numPr>
        <w:ind w:left="720" w:hanging="360"/>
        <w:rPr>
          <w:u w:val="none"/>
        </w:rPr>
      </w:pPr>
      <w:r w:rsidDel="00000000" w:rsidR="00000000" w:rsidRPr="00000000">
        <w:rPr>
          <w:rtl w:val="0"/>
        </w:rPr>
        <w:t xml:space="preserve">Persuasive Communicator: Sell your idea through clear storytelling, backed by data and passion.</w:t>
      </w:r>
    </w:p>
    <w:p w:rsidR="00000000" w:rsidDel="00000000" w:rsidP="00000000" w:rsidRDefault="00000000" w:rsidRPr="00000000" w14:paraId="00000983">
      <w:pPr>
        <w:numPr>
          <w:ilvl w:val="0"/>
          <w:numId w:val="6"/>
        </w:numPr>
        <w:ind w:left="720" w:hanging="360"/>
        <w:rPr>
          <w:u w:val="none"/>
        </w:rPr>
      </w:pPr>
      <w:r w:rsidDel="00000000" w:rsidR="00000000" w:rsidRPr="00000000">
        <w:rPr>
          <w:rtl w:val="0"/>
        </w:rPr>
        <w:t xml:space="preserve">Resilient &amp; Adaptable: Startups are unpredictable. Show you can overcome setbacks, learn quickly, and pivot when needed.</w:t>
      </w:r>
    </w:p>
    <w:p w:rsidR="00000000" w:rsidDel="00000000" w:rsidP="00000000" w:rsidRDefault="00000000" w:rsidRPr="00000000" w14:paraId="00000984">
      <w:pPr>
        <w:numPr>
          <w:ilvl w:val="0"/>
          <w:numId w:val="6"/>
        </w:numPr>
        <w:ind w:left="720" w:hanging="360"/>
      </w:pPr>
      <w:r w:rsidDel="00000000" w:rsidR="00000000" w:rsidRPr="00000000">
        <w:rPr>
          <w:rtl w:val="0"/>
        </w:rPr>
        <w:t xml:space="preserve">Leadership: It’s not all about YOU. A CEO is only as good as the team he attracts &amp; builds. Attract and develop a world-class team. Give ownership and purpose.</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How to Showcase These in Your Pitch:</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numPr>
          <w:ilvl w:val="0"/>
          <w:numId w:val="15"/>
        </w:numPr>
        <w:ind w:left="720" w:hanging="360"/>
        <w:rPr>
          <w:u w:val="none"/>
        </w:rPr>
      </w:pPr>
      <w:r w:rsidDel="00000000" w:rsidR="00000000" w:rsidRPr="00000000">
        <w:rPr>
          <w:rtl w:val="0"/>
        </w:rPr>
        <w:t xml:space="preserve">Origin Story: Share what drives you. Authenticity builds trust.</w:t>
      </w:r>
    </w:p>
    <w:p w:rsidR="00000000" w:rsidDel="00000000" w:rsidP="00000000" w:rsidRDefault="00000000" w:rsidRPr="00000000" w14:paraId="00000989">
      <w:pPr>
        <w:numPr>
          <w:ilvl w:val="0"/>
          <w:numId w:val="15"/>
        </w:numPr>
        <w:ind w:left="720" w:hanging="360"/>
        <w:rPr>
          <w:u w:val="none"/>
        </w:rPr>
      </w:pPr>
      <w:r w:rsidDel="00000000" w:rsidR="00000000" w:rsidRPr="00000000">
        <w:rPr>
          <w:rtl w:val="0"/>
        </w:rPr>
        <w:t xml:space="preserve">Metrics AND Milestones: Prove your execution capabilities with data and achieved milestones.</w:t>
      </w:r>
    </w:p>
    <w:p w:rsidR="00000000" w:rsidDel="00000000" w:rsidP="00000000" w:rsidRDefault="00000000" w:rsidRPr="00000000" w14:paraId="0000098A">
      <w:pPr>
        <w:numPr>
          <w:ilvl w:val="0"/>
          <w:numId w:val="15"/>
        </w:numPr>
        <w:ind w:left="720" w:hanging="360"/>
        <w:rPr>
          <w:u w:val="none"/>
        </w:rPr>
      </w:pPr>
      <w:r w:rsidDel="00000000" w:rsidR="00000000" w:rsidRPr="00000000">
        <w:rPr>
          <w:rtl w:val="0"/>
        </w:rPr>
        <w:t xml:space="preserve">Highlight Your Team: Investors bet on the strength of those around you.</w:t>
      </w:r>
    </w:p>
    <w:p w:rsidR="00000000" w:rsidDel="00000000" w:rsidP="00000000" w:rsidRDefault="00000000" w:rsidRPr="00000000" w14:paraId="0000098B">
      <w:pPr>
        <w:numPr>
          <w:ilvl w:val="0"/>
          <w:numId w:val="15"/>
        </w:numPr>
        <w:ind w:left="720" w:hanging="360"/>
        <w:rPr>
          <w:u w:val="none"/>
        </w:rPr>
      </w:pPr>
      <w:r w:rsidDel="00000000" w:rsidR="00000000" w:rsidRPr="00000000">
        <w:rPr>
          <w:rtl w:val="0"/>
        </w:rPr>
        <w:t xml:space="preserve">Don't Hide Failures: Overcoming adversity shows your true grit.</w:t>
      </w:r>
    </w:p>
    <w:p w:rsidR="00000000" w:rsidDel="00000000" w:rsidP="00000000" w:rsidRDefault="00000000" w:rsidRPr="00000000" w14:paraId="0000098C">
      <w:pPr>
        <w:ind w:left="720" w:firstLine="0"/>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Remember, the best founders exude a mix of ambition, heart, and hustle. Let your genuine passion for your company's mission shine through!</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What's the ONE leadership skill you think is most critical for startup CEOs? Share in the comments!</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pStyle w:val="Heading3"/>
        <w:rPr/>
      </w:pPr>
      <w:bookmarkStart w:colFirst="0" w:colLast="0" w:name="_pnz0uuyhzbdb" w:id="134"/>
      <w:bookmarkEnd w:id="134"/>
      <w:hyperlink w:anchor="_pnz0uuyhzbdb">
        <w:r w:rsidDel="00000000" w:rsidR="00000000" w:rsidRPr="00000000">
          <w:rPr>
            <w:color w:val="1155cc"/>
            <w:u w:val="single"/>
            <w:rtl w:val="0"/>
          </w:rPr>
          <w:t xml:space="preserve">The Minto Pyramid Principle: A Powerful Tool for Persuasive Presentations 🔺</w:t>
        </w:r>
      </w:hyperlink>
      <w:r w:rsidDel="00000000" w:rsidR="00000000" w:rsidRPr="00000000">
        <w:rPr>
          <w:rtl w:val="0"/>
        </w:rPr>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In the world of business presentations, clarity and persuasion are king. But all too often, our presentations can feel more like a jumble of puzzle pieces than a clear, cohesive argument. That's where the Minto Pyramid Principle comes in.</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Developed by Barbara Minto at McKinsey, the Pyramid Principle is a framework for structuring your thinking and communication in a clear, logical manner. </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The idea is simple: start with your main point, then support it with a few key arguments, each of which is backed up by specific evidence and data.</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b w:val="1"/>
          <w:bCs w:val="1"/>
        </w:rPr>
      </w:pPr>
      <w:r w:rsidDel="00000000" w:rsidR="00000000" w:rsidRPr="00000000">
        <w:rPr>
          <w:b w:val="1"/>
          <w:bCs w:val="1"/>
          <w:rtl w:val="0"/>
        </w:rPr>
        <w:t xml:space="preserve">Here's how it works:</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numPr>
          <w:ilvl w:val="0"/>
          <w:numId w:val="20"/>
        </w:numPr>
        <w:ind w:left="720" w:hanging="360"/>
        <w:rPr>
          <w:u w:val="none"/>
        </w:rPr>
      </w:pPr>
      <w:r w:rsidDel="00000000" w:rsidR="00000000" w:rsidRPr="00000000">
        <w:rPr>
          <w:rtl w:val="0"/>
        </w:rPr>
        <w:t xml:space="preserve">At the top of the pyramid is your key takeaway or recommendation – the single most important thing you want your audience to remember.</w:t>
      </w:r>
    </w:p>
    <w:p w:rsidR="00000000" w:rsidDel="00000000" w:rsidP="00000000" w:rsidRDefault="00000000" w:rsidRPr="00000000" w14:paraId="0000099E">
      <w:pPr>
        <w:numPr>
          <w:ilvl w:val="0"/>
          <w:numId w:val="20"/>
        </w:numPr>
        <w:ind w:left="720" w:hanging="360"/>
        <w:rPr>
          <w:u w:val="none"/>
        </w:rPr>
      </w:pPr>
      <w:r w:rsidDel="00000000" w:rsidR="00000000" w:rsidRPr="00000000">
        <w:rPr>
          <w:rtl w:val="0"/>
        </w:rPr>
        <w:t xml:space="preserve">The next level consists of 3-5 supporting arguments – the key reasons why your recommendation is valid and important.</w:t>
      </w:r>
    </w:p>
    <w:p w:rsidR="00000000" w:rsidDel="00000000" w:rsidP="00000000" w:rsidRDefault="00000000" w:rsidRPr="00000000" w14:paraId="0000099F">
      <w:pPr>
        <w:numPr>
          <w:ilvl w:val="0"/>
          <w:numId w:val="20"/>
        </w:numPr>
        <w:ind w:left="720" w:hanging="360"/>
        <w:rPr>
          <w:u w:val="none"/>
        </w:rPr>
      </w:pPr>
      <w:r w:rsidDel="00000000" w:rsidR="00000000" w:rsidRPr="00000000">
        <w:rPr>
          <w:rtl w:val="0"/>
        </w:rPr>
        <w:t xml:space="preserve">The base of the pyramid is made up of the data, examples, and evidence that back up each of your supporting arguments.</w:t>
      </w:r>
    </w:p>
    <w:p w:rsidR="00000000" w:rsidDel="00000000" w:rsidP="00000000" w:rsidRDefault="00000000" w:rsidRPr="00000000" w14:paraId="000009A0">
      <w:pPr>
        <w:ind w:left="720" w:firstLine="0"/>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By structuring your presentation like a pyramid, you ensure that your main point is clear, your reasoning is logical, and your evidence is persuasive.</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b w:val="1"/>
          <w:bCs w:val="1"/>
        </w:rPr>
      </w:pPr>
      <w:r w:rsidDel="00000000" w:rsidR="00000000" w:rsidRPr="00000000">
        <w:rPr>
          <w:b w:val="1"/>
          <w:bCs w:val="1"/>
          <w:rtl w:val="0"/>
        </w:rPr>
        <w:t xml:space="preserve">Real-World Example: Pitching a New Market Strategy</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Imagine you're pitching a new market strategy to your company's executive team. Here's how you might use the Pyramid Principle:</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numPr>
          <w:ilvl w:val="0"/>
          <w:numId w:val="2"/>
        </w:numPr>
        <w:ind w:left="720" w:hanging="360"/>
        <w:rPr>
          <w:u w:val="none"/>
        </w:rPr>
      </w:pPr>
      <w:r w:rsidDel="00000000" w:rsidR="00000000" w:rsidRPr="00000000">
        <w:rPr>
          <w:rtl w:val="0"/>
        </w:rPr>
        <w:t xml:space="preserve">Main Point: We should expand into the European market in the next fiscal year.</w:t>
      </w:r>
    </w:p>
    <w:p w:rsidR="00000000" w:rsidDel="00000000" w:rsidP="00000000" w:rsidRDefault="00000000" w:rsidRPr="00000000" w14:paraId="000009A8">
      <w:pPr>
        <w:numPr>
          <w:ilvl w:val="0"/>
          <w:numId w:val="2"/>
        </w:numPr>
        <w:ind w:left="720" w:hanging="360"/>
        <w:rPr>
          <w:u w:val="none"/>
        </w:rPr>
      </w:pPr>
      <w:r w:rsidDel="00000000" w:rsidR="00000000" w:rsidRPr="00000000">
        <w:rPr>
          <w:rtl w:val="0"/>
        </w:rPr>
        <w:t xml:space="preserve">Supporting Argument 1: The European market is large and growing, with a total addressable market of €X billion.</w:t>
      </w:r>
    </w:p>
    <w:p w:rsidR="00000000" w:rsidDel="00000000" w:rsidP="00000000" w:rsidRDefault="00000000" w:rsidRPr="00000000" w14:paraId="000009A9">
      <w:pPr>
        <w:numPr>
          <w:ilvl w:val="0"/>
          <w:numId w:val="2"/>
        </w:numPr>
        <w:ind w:left="720" w:hanging="360"/>
        <w:rPr>
          <w:u w:val="none"/>
        </w:rPr>
      </w:pPr>
      <w:r w:rsidDel="00000000" w:rsidR="00000000" w:rsidRPr="00000000">
        <w:rPr>
          <w:rtl w:val="0"/>
        </w:rPr>
        <w:t xml:space="preserve">Evidence: Market research data, growth projections, competitor analysis</w:t>
      </w:r>
    </w:p>
    <w:p w:rsidR="00000000" w:rsidDel="00000000" w:rsidP="00000000" w:rsidRDefault="00000000" w:rsidRPr="00000000" w14:paraId="000009AA">
      <w:pPr>
        <w:ind w:left="720" w:firstLine="0"/>
        <w:rPr/>
      </w:pPr>
      <w:r w:rsidDel="00000000" w:rsidR="00000000" w:rsidRPr="00000000">
        <w:rPr>
          <w:rtl w:val="0"/>
        </w:rPr>
      </w:r>
    </w:p>
    <w:p w:rsidR="00000000" w:rsidDel="00000000" w:rsidP="00000000" w:rsidRDefault="00000000" w:rsidRPr="00000000" w14:paraId="000009AB">
      <w:pPr>
        <w:numPr>
          <w:ilvl w:val="0"/>
          <w:numId w:val="2"/>
        </w:numPr>
        <w:ind w:left="720" w:hanging="360"/>
        <w:rPr>
          <w:u w:val="none"/>
        </w:rPr>
      </w:pPr>
      <w:r w:rsidDel="00000000" w:rsidR="00000000" w:rsidRPr="00000000">
        <w:rPr>
          <w:rtl w:val="0"/>
        </w:rPr>
        <w:t xml:space="preserve">Supporting Argument 2: We have a strong product-market fit and competitive advantages in this space.</w:t>
      </w:r>
    </w:p>
    <w:p w:rsidR="00000000" w:rsidDel="00000000" w:rsidP="00000000" w:rsidRDefault="00000000" w:rsidRPr="00000000" w14:paraId="000009AC">
      <w:pPr>
        <w:numPr>
          <w:ilvl w:val="0"/>
          <w:numId w:val="2"/>
        </w:numPr>
        <w:ind w:left="720" w:hanging="360"/>
        <w:rPr>
          <w:u w:val="none"/>
        </w:rPr>
      </w:pPr>
      <w:r w:rsidDel="00000000" w:rsidR="00000000" w:rsidRPr="00000000">
        <w:rPr>
          <w:rtl w:val="0"/>
        </w:rPr>
        <w:t xml:space="preserve">Evidence: Customer testimonials, product comparison charts, unique IP</w:t>
      </w:r>
    </w:p>
    <w:p w:rsidR="00000000" w:rsidDel="00000000" w:rsidP="00000000" w:rsidRDefault="00000000" w:rsidRPr="00000000" w14:paraId="000009AD">
      <w:pPr>
        <w:ind w:left="720" w:firstLine="0"/>
        <w:rPr/>
      </w:pPr>
      <w:r w:rsidDel="00000000" w:rsidR="00000000" w:rsidRPr="00000000">
        <w:rPr>
          <w:rtl w:val="0"/>
        </w:rPr>
      </w:r>
    </w:p>
    <w:p w:rsidR="00000000" w:rsidDel="00000000" w:rsidP="00000000" w:rsidRDefault="00000000" w:rsidRPr="00000000" w14:paraId="000009AE">
      <w:pPr>
        <w:numPr>
          <w:ilvl w:val="0"/>
          <w:numId w:val="2"/>
        </w:numPr>
        <w:ind w:left="720" w:hanging="360"/>
        <w:rPr>
          <w:u w:val="none"/>
        </w:rPr>
      </w:pPr>
      <w:r w:rsidDel="00000000" w:rsidR="00000000" w:rsidRPr="00000000">
        <w:rPr>
          <w:rtl w:val="0"/>
        </w:rPr>
        <w:t xml:space="preserve">Supporting Argument 3: We have the internal resources and partnerships to execute this expansion effectively.</w:t>
      </w:r>
    </w:p>
    <w:p w:rsidR="00000000" w:rsidDel="00000000" w:rsidP="00000000" w:rsidRDefault="00000000" w:rsidRPr="00000000" w14:paraId="000009AF">
      <w:pPr>
        <w:numPr>
          <w:ilvl w:val="0"/>
          <w:numId w:val="2"/>
        </w:numPr>
        <w:ind w:left="720" w:hanging="360"/>
        <w:rPr>
          <w:u w:val="none"/>
        </w:rPr>
      </w:pPr>
      <w:r w:rsidDel="00000000" w:rsidR="00000000" w:rsidRPr="00000000">
        <w:rPr>
          <w:rtl w:val="0"/>
        </w:rPr>
        <w:t xml:space="preserve">Evidence: Team bios, partnership agreements, financial projections</w:t>
      </w:r>
    </w:p>
    <w:p w:rsidR="00000000" w:rsidDel="00000000" w:rsidP="00000000" w:rsidRDefault="00000000" w:rsidRPr="00000000" w14:paraId="000009B0">
      <w:pPr>
        <w:ind w:left="720" w:firstLine="0"/>
        <w:rPr/>
      </w:pPr>
      <w:r w:rsidDel="00000000" w:rsidR="00000000" w:rsidRPr="00000000">
        <w:rPr>
          <w:rtl w:val="0"/>
        </w:rPr>
      </w:r>
    </w:p>
    <w:p w:rsidR="00000000" w:rsidDel="00000000" w:rsidP="00000000" w:rsidRDefault="00000000" w:rsidRPr="00000000" w14:paraId="000009B1">
      <w:pPr>
        <w:rPr>
          <w:ins w:author="Jake Mcmahon" w:id="1" w:date="2024-05-31T12:40:52Z"/>
        </w:rPr>
      </w:pPr>
      <w:r w:rsidDel="00000000" w:rsidR="00000000" w:rsidRPr="00000000">
        <w:rPr>
          <w:rtl w:val="0"/>
        </w:rPr>
        <w:t xml:space="preserve">By leading with the key recommendation, then supporting it with clear arguments and evidence, this presentation structure is much more likely to be persuasive and memorable than a disjointed list of facts and figures.</w:t>
      </w:r>
      <w:ins w:author="Jake Mcmahon" w:id="1" w:date="2024-05-31T12:40:52Z">
        <w:r w:rsidDel="00000000" w:rsidR="00000000" w:rsidRPr="00000000">
          <w:rPr>
            <w:rtl w:val="0"/>
          </w:rPr>
        </w:r>
      </w:ins>
    </w:p>
    <w:p w:rsidR="00000000" w:rsidDel="00000000" w:rsidP="00000000" w:rsidRDefault="00000000" w:rsidRPr="00000000" w14:paraId="000009B2">
      <w:pPr>
        <w:rPr>
          <w:ins w:author="Jake Mcmahon" w:id="1" w:date="2024-05-31T12:40:52Z"/>
        </w:rPr>
      </w:pPr>
      <w:ins w:author="Jake Mcmahon" w:id="1" w:date="2024-05-31T12:40:52Z">
        <w:r w:rsidDel="00000000" w:rsidR="00000000" w:rsidRPr="00000000">
          <w:rPr>
            <w:rtl w:val="0"/>
          </w:rPr>
        </w:r>
      </w:ins>
    </w:p>
    <w:p w:rsidR="00000000" w:rsidDel="00000000" w:rsidP="00000000" w:rsidRDefault="00000000" w:rsidRPr="00000000" w14:paraId="000009B3">
      <w:pPr>
        <w:pStyle w:val="Heading3"/>
        <w:rPr/>
      </w:pPr>
      <w:bookmarkStart w:colFirst="0" w:colLast="0" w:name="_wz4cuqjw29gc" w:id="135"/>
      <w:bookmarkEnd w:id="135"/>
      <w:r w:rsidDel="00000000" w:rsidR="00000000" w:rsidRPr="00000000">
        <w:rPr>
          <w:rtl w:val="0"/>
        </w:rPr>
        <w:t xml:space="preserve">2nd draft </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spacing w:after="240" w:before="240" w:lineRule="auto"/>
        <w:rPr/>
      </w:pPr>
      <w:r w:rsidDel="00000000" w:rsidR="00000000" w:rsidRPr="00000000">
        <w:rPr>
          <w:b w:val="1"/>
          <w:bCs w:val="1"/>
          <w:rtl w:val="0"/>
        </w:rPr>
        <w:t xml:space="preserve">the Secret to Presentations That WOW!</w:t>
      </w:r>
      <w:r w:rsidDel="00000000" w:rsidR="00000000" w:rsidRPr="00000000">
        <w:rPr>
          <w:rtl w:val="0"/>
        </w:rPr>
        <w:t xml:space="preserve"> 💡</w:t>
      </w:r>
    </w:p>
    <w:p w:rsidR="00000000" w:rsidDel="00000000" w:rsidP="00000000" w:rsidRDefault="00000000" w:rsidRPr="00000000" w14:paraId="000009B7">
      <w:pPr>
        <w:spacing w:after="240" w:before="240" w:lineRule="auto"/>
        <w:rPr/>
      </w:pPr>
      <w:r w:rsidDel="00000000" w:rsidR="00000000" w:rsidRPr="00000000">
        <w:rPr>
          <w:rtl w:val="0"/>
        </w:rPr>
        <w:t xml:space="preserve">In the world of business presentations, it's easy to get lost in a sea of data and details. 📊 But what if there was a proven framework to make your message crystal clear and irresistibly persuasive? 🤔</w:t>
      </w:r>
    </w:p>
    <w:p w:rsidR="00000000" w:rsidDel="00000000" w:rsidP="00000000" w:rsidRDefault="00000000" w:rsidRPr="00000000" w14:paraId="000009B8">
      <w:pPr>
        <w:spacing w:after="240" w:before="240" w:lineRule="auto"/>
        <w:rPr/>
      </w:pPr>
      <w:r w:rsidDel="00000000" w:rsidR="00000000" w:rsidRPr="00000000">
        <w:rPr>
          <w:rtl w:val="0"/>
        </w:rPr>
        <w:t xml:space="preserve">Enter the </w:t>
      </w:r>
      <w:r w:rsidDel="00000000" w:rsidR="00000000" w:rsidRPr="00000000">
        <w:rPr>
          <w:b w:val="1"/>
          <w:bCs w:val="1"/>
          <w:rtl w:val="0"/>
        </w:rPr>
        <w:t xml:space="preserve">Minto Pyramid Principle</w:t>
      </w:r>
      <w:r w:rsidDel="00000000" w:rsidR="00000000" w:rsidRPr="00000000">
        <w:rPr>
          <w:rtl w:val="0"/>
        </w:rPr>
        <w:t xml:space="preserve"> – a game-changer developed by Barbara Minto at McKinsey. 🚀</w:t>
      </w:r>
    </w:p>
    <w:p w:rsidR="00000000" w:rsidDel="00000000" w:rsidP="00000000" w:rsidRDefault="00000000" w:rsidRPr="00000000" w14:paraId="000009B9">
      <w:pPr>
        <w:spacing w:after="240" w:before="240" w:lineRule="auto"/>
        <w:rPr/>
      </w:pPr>
      <w:r w:rsidDel="00000000" w:rsidR="00000000" w:rsidRPr="00000000">
        <w:rPr>
          <w:rFonts w:ascii="Arial Unicode MS" w:cs="Arial Unicode MS" w:eastAsia="Arial Unicode MS" w:hAnsi="Arial Unicode MS"/>
          <w:rtl w:val="0"/>
        </w:rPr>
        <w:t xml:space="preserve">Think of it as the ultimate blueprint for organizing your thoughts and delivering presentations that truly captivate. ✨</w:t>
      </w:r>
    </w:p>
    <w:p w:rsidR="00000000" w:rsidDel="00000000" w:rsidP="00000000" w:rsidRDefault="00000000" w:rsidRPr="00000000" w14:paraId="000009BA">
      <w:pPr>
        <w:spacing w:after="240" w:before="240" w:lineRule="auto"/>
        <w:rPr>
          <w:b w:val="1"/>
          <w:bCs w:val="1"/>
        </w:rPr>
      </w:pPr>
      <w:r w:rsidDel="00000000" w:rsidR="00000000" w:rsidRPr="00000000">
        <w:rPr>
          <w:b w:val="1"/>
          <w:bCs w:val="1"/>
          <w:rtl w:val="0"/>
        </w:rPr>
        <w:t xml:space="preserve">Here's the magic formula:</w:t>
      </w:r>
    </w:p>
    <w:p w:rsidR="00000000" w:rsidDel="00000000" w:rsidP="00000000" w:rsidRDefault="00000000" w:rsidRPr="00000000" w14:paraId="000009BB">
      <w:pPr>
        <w:spacing w:after="240" w:before="240" w:lineRule="auto"/>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The Pinnacle:</w:t>
      </w:r>
      <w:r w:rsidDel="00000000" w:rsidR="00000000" w:rsidRPr="00000000">
        <w:rPr>
          <w:rtl w:val="0"/>
        </w:rPr>
        <w:t xml:space="preserve"> Your big idea – the one thing you absolutely want your audience to remember. 🏆</w:t>
      </w:r>
    </w:p>
    <w:p w:rsidR="00000000" w:rsidDel="00000000" w:rsidP="00000000" w:rsidRDefault="00000000" w:rsidRPr="00000000" w14:paraId="000009BC">
      <w:pPr>
        <w:spacing w:after="240" w:before="240" w:lineRule="auto"/>
        <w:rPr/>
      </w:pPr>
      <w:r w:rsidDel="00000000" w:rsidR="00000000" w:rsidRPr="00000000">
        <w:rPr>
          <w:rFonts w:ascii="Andika" w:cs="Andika" w:eastAsia="Andika" w:hAnsi="Andika"/>
          <w:rtl w:val="0"/>
        </w:rPr>
        <w:t xml:space="preserve">2️⃣ </w:t>
      </w:r>
      <w:r w:rsidDel="00000000" w:rsidR="00000000" w:rsidRPr="00000000">
        <w:rPr>
          <w:b w:val="1"/>
          <w:bCs w:val="1"/>
          <w:rtl w:val="0"/>
        </w:rPr>
        <w:t xml:space="preserve">The Pillars:</w:t>
      </w:r>
      <w:r w:rsidDel="00000000" w:rsidR="00000000" w:rsidRPr="00000000">
        <w:rPr>
          <w:rtl w:val="0"/>
        </w:rPr>
        <w:t xml:space="preserve"> 3-5 rock-solid reasons that back up your main point, like the legs of a sturdy table. 💪</w:t>
      </w:r>
    </w:p>
    <w:p w:rsidR="00000000" w:rsidDel="00000000" w:rsidP="00000000" w:rsidRDefault="00000000" w:rsidRPr="00000000" w14:paraId="000009BD">
      <w:pPr>
        <w:spacing w:after="240" w:before="240" w:lineRule="auto"/>
        <w:rPr/>
      </w:pPr>
      <w:r w:rsidDel="00000000" w:rsidR="00000000" w:rsidRPr="00000000">
        <w:rPr>
          <w:rFonts w:ascii="Andika" w:cs="Andika" w:eastAsia="Andika" w:hAnsi="Andika"/>
          <w:rtl w:val="0"/>
        </w:rPr>
        <w:t xml:space="preserve">3️⃣ </w:t>
      </w:r>
      <w:r w:rsidDel="00000000" w:rsidR="00000000" w:rsidRPr="00000000">
        <w:rPr>
          <w:b w:val="1"/>
          <w:bCs w:val="1"/>
          <w:rtl w:val="0"/>
        </w:rPr>
        <w:t xml:space="preserve">The Foundation:</w:t>
      </w:r>
      <w:r w:rsidDel="00000000" w:rsidR="00000000" w:rsidRPr="00000000">
        <w:rPr>
          <w:rtl w:val="0"/>
        </w:rPr>
        <w:t xml:space="preserve"> The nitty-gritty details, data, and examples that prove your arguments hold water. 📊</w:t>
      </w:r>
    </w:p>
    <w:p w:rsidR="00000000" w:rsidDel="00000000" w:rsidP="00000000" w:rsidRDefault="00000000" w:rsidRPr="00000000" w14:paraId="000009BE">
      <w:pPr>
        <w:spacing w:after="240" w:before="240" w:lineRule="auto"/>
        <w:rPr/>
      </w:pPr>
      <w:r w:rsidDel="00000000" w:rsidR="00000000" w:rsidRPr="00000000">
        <w:rPr>
          <w:b w:val="1"/>
          <w:bCs w:val="1"/>
          <w:rtl w:val="0"/>
        </w:rPr>
        <w:t xml:space="preserve">Real-World Example:</w:t>
      </w:r>
      <w:r w:rsidDel="00000000" w:rsidR="00000000" w:rsidRPr="00000000">
        <w:rPr>
          <w:rtl w:val="0"/>
        </w:rPr>
        <w:t xml:space="preserve"> Pitching a New Market Strategy 🌍</w:t>
      </w:r>
    </w:p>
    <w:p w:rsidR="00000000" w:rsidDel="00000000" w:rsidP="00000000" w:rsidRDefault="00000000" w:rsidRPr="00000000" w14:paraId="000009BF">
      <w:pPr>
        <w:spacing w:after="240" w:before="240" w:lineRule="auto"/>
        <w:rPr/>
      </w:pPr>
      <w:r w:rsidDel="00000000" w:rsidR="00000000" w:rsidRPr="00000000">
        <w:rPr>
          <w:rtl w:val="0"/>
        </w:rPr>
        <w:t xml:space="preserve">Let's say you're proposing a bold expansion into the European market. Here's how the Pyramid Principle works its magic:</w:t>
      </w:r>
    </w:p>
    <w:p w:rsidR="00000000" w:rsidDel="00000000" w:rsidP="00000000" w:rsidRDefault="00000000" w:rsidRPr="00000000" w14:paraId="000009C0">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Main Point:</w:t>
      </w:r>
      <w:r w:rsidDel="00000000" w:rsidR="00000000" w:rsidRPr="00000000">
        <w:rPr>
          <w:rtl w:val="0"/>
        </w:rPr>
        <w:t xml:space="preserve"> We should conquer the European market in the next fiscal year. 🎯</w:t>
      </w:r>
    </w:p>
    <w:p w:rsidR="00000000" w:rsidDel="00000000" w:rsidP="00000000" w:rsidRDefault="00000000" w:rsidRPr="00000000" w14:paraId="000009C1">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Supporting Argument 1:</w:t>
      </w:r>
      <w:r w:rsidDel="00000000" w:rsidR="00000000" w:rsidRPr="00000000">
        <w:rPr>
          <w:rtl w:val="0"/>
        </w:rPr>
        <w:t xml:space="preserve"> The European market is a treasure trove, worth €X billion and growing fast! 🚀</w:t>
      </w:r>
    </w:p>
    <w:p w:rsidR="00000000" w:rsidDel="00000000" w:rsidP="00000000" w:rsidRDefault="00000000" w:rsidRPr="00000000" w14:paraId="000009C2">
      <w:pPr>
        <w:rPr/>
      </w:pPr>
      <w:r w:rsidDel="00000000" w:rsidR="00000000" w:rsidRPr="00000000">
        <w:rPr>
          <w:rtl w:val="0"/>
        </w:rPr>
        <w:t xml:space="preserve">*Evidence:* Market research, growth forecasts, competitor analysis. 📈</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Supporting Argument 2:</w:t>
      </w:r>
      <w:r w:rsidDel="00000000" w:rsidR="00000000" w:rsidRPr="00000000">
        <w:rPr>
          <w:rtl w:val="0"/>
        </w:rPr>
        <w:t xml:space="preserve"> Our product is a perfect match for this market, and we've got a serious edge on the competition. 💪</w:t>
      </w:r>
    </w:p>
    <w:p w:rsidR="00000000" w:rsidDel="00000000" w:rsidP="00000000" w:rsidRDefault="00000000" w:rsidRPr="00000000" w14:paraId="000009C5">
      <w:pPr>
        <w:rPr/>
      </w:pPr>
      <w:r w:rsidDel="00000000" w:rsidR="00000000" w:rsidRPr="00000000">
        <w:rPr>
          <w:rFonts w:ascii="Arial Unicode MS" w:cs="Arial Unicode MS" w:eastAsia="Arial Unicode MS" w:hAnsi="Arial Unicode MS"/>
          <w:rtl w:val="0"/>
        </w:rPr>
        <w:t xml:space="preserve">*Evidence:* Customer testimonials, product comparisons, our unique secret sauce. ✨</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Supporting Argument 3:</w:t>
      </w:r>
      <w:r w:rsidDel="00000000" w:rsidR="00000000" w:rsidRPr="00000000">
        <w:rPr>
          <w:rtl w:val="0"/>
        </w:rPr>
        <w:t xml:space="preserve"> Our team and partners are ready to take this market by storm. 💥</w:t>
      </w:r>
    </w:p>
    <w:p w:rsidR="00000000" w:rsidDel="00000000" w:rsidP="00000000" w:rsidRDefault="00000000" w:rsidRPr="00000000" w14:paraId="000009C8">
      <w:pPr>
        <w:rPr/>
      </w:pPr>
      <w:r w:rsidDel="00000000" w:rsidR="00000000" w:rsidRPr="00000000">
        <w:rPr>
          <w:rtl w:val="0"/>
        </w:rPr>
        <w:t xml:space="preserve">*Evidence:* Bios of our rockstar team, partnership agreements, financial projections. 🤝</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spacing w:after="240" w:before="240" w:lineRule="auto"/>
        <w:rPr/>
      </w:pPr>
      <w:r w:rsidDel="00000000" w:rsidR="00000000" w:rsidRPr="00000000">
        <w:rPr>
          <w:rtl w:val="0"/>
        </w:rPr>
        <w:t xml:space="preserve">By following this simple yet powerful structure, your presentation becomes a compelling story that sticks. 📚</w:t>
      </w:r>
    </w:p>
    <w:p w:rsidR="00000000" w:rsidDel="00000000" w:rsidP="00000000" w:rsidRDefault="00000000" w:rsidRPr="00000000" w14:paraId="000009CB">
      <w:pPr>
        <w:spacing w:after="240" w:before="240" w:lineRule="auto"/>
        <w:rPr/>
      </w:pPr>
      <w:r w:rsidDel="00000000" w:rsidR="00000000" w:rsidRPr="00000000">
        <w:rPr>
          <w:b w:val="1"/>
          <w:bCs w:val="1"/>
          <w:rtl w:val="0"/>
        </w:rPr>
        <w:t xml:space="preserve">The Minto Pyramid Principle: Your secret weapon for presentations that leave a lasting impact.</w:t>
      </w:r>
      <w:r w:rsidDel="00000000" w:rsidR="00000000" w:rsidRPr="00000000">
        <w:rPr>
          <w:rtl w:val="0"/>
        </w:rPr>
        <w:t xml:space="preserve"> 💥</w:t>
      </w:r>
    </w:p>
    <w:p w:rsidR="00000000" w:rsidDel="00000000" w:rsidP="00000000" w:rsidRDefault="00000000" w:rsidRPr="00000000" w14:paraId="000009CC">
      <w:pPr>
        <w:spacing w:after="240" w:before="240" w:lineRule="auto"/>
        <w:rPr/>
      </w:pPr>
      <w:r w:rsidDel="00000000" w:rsidR="00000000" w:rsidRPr="00000000">
        <w:rPr>
          <w:b w:val="1"/>
          <w:bCs w:val="1"/>
          <w:rtl w:val="0"/>
        </w:rPr>
        <w:t xml:space="preserve">So, what's the most challenging presentation you've ever given, and how could the Minto Pyramid Principle have made it better?</w:t>
      </w:r>
      <w:r w:rsidDel="00000000" w:rsidR="00000000" w:rsidRPr="00000000">
        <w:rPr>
          <w:rtl w:val="0"/>
        </w:rPr>
        <w:t xml:space="preserve"> 🤔 Let's chat! 💬</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pStyle w:val="Heading3"/>
        <w:rPr/>
      </w:pPr>
      <w:bookmarkStart w:colFirst="0" w:colLast="0" w:name="_wav90477ul5p" w:id="136"/>
      <w:bookmarkEnd w:id="136"/>
      <w:r w:rsidDel="00000000" w:rsidR="00000000" w:rsidRPr="00000000">
        <w:rPr>
          <w:rtl w:val="0"/>
        </w:rPr>
        <w:t xml:space="preserve">3rd draft </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Here's my suggestion for improving the LinkedIn post on the Minto Pyramid Principle:</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**The Secret to Captivating Presentations: The Minto Pyramid Principle**</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In the world of business presentations, cutting through the noise and delivering a clear, persuasive message is paramount. 🔥 Introducing the Minto Pyramid Principle – a game-changing framework developed by Barbara Minto at McKinsey to organize your thoughts and craft presentations that truly captivate. 🚀</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**The Minto Pyramid Principle Explained:**</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1️⃣ **The Pinnacle:** Your core message – the one thing you want your audience to remember. 📢</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2️⃣ **The Pillars:** 3-5 strong arguments that support your main point, forming the solid foundation of your presentation. 🧱</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3️⃣ **The Foundation:** The details, data, and examples that validate each of your arguments, leaving no room for doubt. 📊</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**Example: Pitching a European Market Expansion**</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Let's say you're proposing an ambitious move into the European market. Here's how the Pyramid Principle brings clarity and power to your pitch:</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 **Main Point:** Expand into the lucrative European market this fiscal year to drive exponential growth. 🌍</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 **Supporting Argument 1:** The European market presents a €X billion opportunity and is growing rapidly. 📈</w:t>
      </w:r>
    </w:p>
    <w:p w:rsidR="00000000" w:rsidDel="00000000" w:rsidP="00000000" w:rsidRDefault="00000000" w:rsidRPr="00000000" w14:paraId="000009E6">
      <w:pPr>
        <w:rPr/>
      </w:pPr>
      <w:r w:rsidDel="00000000" w:rsidR="00000000" w:rsidRPr="00000000">
        <w:rPr>
          <w:rtl w:val="0"/>
        </w:rPr>
        <w:t xml:space="preserve">*Evidence: Market research, growth forecasts, competitor analysis.*</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 **Supporting Argument 2:** Our product offering is a perfect fit, with unique advantages over the competition. ⭐</w:t>
      </w:r>
    </w:p>
    <w:p w:rsidR="00000000" w:rsidDel="00000000" w:rsidP="00000000" w:rsidRDefault="00000000" w:rsidRPr="00000000" w14:paraId="000009E9">
      <w:pPr>
        <w:rPr/>
      </w:pPr>
      <w:r w:rsidDel="00000000" w:rsidR="00000000" w:rsidRPr="00000000">
        <w:rPr>
          <w:rtl w:val="0"/>
        </w:rPr>
        <w:t xml:space="preserve">*Evidence: Customer testimonials, product comparisons, proprietary features.*</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 **Supporting Argument 3:** Our team and partners are well-positioned to execute a successful European expansion. 💪</w:t>
      </w:r>
    </w:p>
    <w:p w:rsidR="00000000" w:rsidDel="00000000" w:rsidP="00000000" w:rsidRDefault="00000000" w:rsidRPr="00000000" w14:paraId="000009EC">
      <w:pPr>
        <w:rPr/>
      </w:pPr>
      <w:r w:rsidDel="00000000" w:rsidR="00000000" w:rsidRPr="00000000">
        <w:rPr>
          <w:rtl w:val="0"/>
        </w:rPr>
        <w:t xml:space="preserve">*Evidence: Team bios, partnership agreements, financial projections.*</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By structuring your presentation with a clear pinnacle, supported by strong pillars and a solid foundation of evidence, you create a compelling narrative that resonates. 📣</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t xml:space="preserve">The Minto Pyramid Principle is your secret weapon for delivering presentations that leave a lasting impact and drive action. 🏆</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**Share your thoughts! What's the most challenging presentation you've had to give, and how could the Minto Pyramid Principle have made it more effective?** 💬</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pStyle w:val="Heading4"/>
        <w:rPr/>
      </w:pPr>
      <w:bookmarkStart w:colFirst="0" w:colLast="0" w:name="_jccwpkv1v4yo" w:id="137"/>
      <w:bookmarkEnd w:id="137"/>
      <w:r w:rsidDel="00000000" w:rsidR="00000000" w:rsidRPr="00000000">
        <w:rPr>
          <w:rtl w:val="0"/>
        </w:rPr>
        <w:t xml:space="preserve">Combination drafts </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spacing w:after="240" w:before="240" w:lineRule="auto"/>
        <w:rPr/>
      </w:pPr>
      <w:r w:rsidDel="00000000" w:rsidR="00000000" w:rsidRPr="00000000">
        <w:rPr>
          <w:rtl w:val="0"/>
        </w:rPr>
        <w:t xml:space="preserve">A Communication</w:t>
      </w:r>
      <w:r w:rsidDel="00000000" w:rsidR="00000000" w:rsidRPr="00000000">
        <w:rPr>
          <w:rtl w:val="0"/>
        </w:rPr>
        <w:t xml:space="preserve"> Secret to Presentations That WOW! 💡</w:t>
      </w:r>
    </w:p>
    <w:p w:rsidR="00000000" w:rsidDel="00000000" w:rsidP="00000000" w:rsidRDefault="00000000" w:rsidRPr="00000000" w14:paraId="000009FA">
      <w:pPr>
        <w:spacing w:after="240" w:before="240" w:lineRule="auto"/>
        <w:rPr/>
      </w:pPr>
      <w:r w:rsidDel="00000000" w:rsidR="00000000" w:rsidRPr="00000000">
        <w:rPr>
          <w:rtl w:val="0"/>
        </w:rPr>
        <w:t xml:space="preserve">In the world of business presentations, it's easy to get lost in a sea of data and details 📊 </w:t>
      </w:r>
    </w:p>
    <w:p w:rsidR="00000000" w:rsidDel="00000000" w:rsidP="00000000" w:rsidRDefault="00000000" w:rsidRPr="00000000" w14:paraId="000009FB">
      <w:pPr>
        <w:spacing w:after="240" w:before="240" w:lineRule="auto"/>
        <w:rPr/>
      </w:pPr>
      <w:r w:rsidDel="00000000" w:rsidR="00000000" w:rsidRPr="00000000">
        <w:rPr>
          <w:rtl w:val="0"/>
        </w:rPr>
        <w:t xml:space="preserve">But there’s a proven framework to make your message both organized and irresistibly persuasive…</w:t>
      </w:r>
    </w:p>
    <w:p w:rsidR="00000000" w:rsidDel="00000000" w:rsidP="00000000" w:rsidRDefault="00000000" w:rsidRPr="00000000" w14:paraId="000009FC">
      <w:pPr>
        <w:spacing w:after="240" w:before="240" w:lineRule="auto"/>
        <w:rPr/>
      </w:pPr>
      <w:r w:rsidDel="00000000" w:rsidR="00000000" w:rsidRPr="00000000">
        <w:rPr>
          <w:rtl w:val="0"/>
        </w:rPr>
        <w:t xml:space="preserve">Enter the Minto Pyramid Principle – a game-changer developed by Barbara Minto 🚀</w:t>
      </w:r>
    </w:p>
    <w:p w:rsidR="00000000" w:rsidDel="00000000" w:rsidP="00000000" w:rsidRDefault="00000000" w:rsidRPr="00000000" w14:paraId="000009FD">
      <w:pPr>
        <w:spacing w:after="240" w:before="240" w:lineRule="auto"/>
        <w:rPr/>
      </w:pPr>
      <w:r w:rsidDel="00000000" w:rsidR="00000000" w:rsidRPr="00000000">
        <w:rPr>
          <w:rtl w:val="0"/>
        </w:rPr>
        <w:t xml:space="preserve">Think of it as the ultimate blueprint for organizing your thoughts and delivering presentations that truly captivate.</w:t>
      </w:r>
    </w:p>
    <w:p w:rsidR="00000000" w:rsidDel="00000000" w:rsidP="00000000" w:rsidRDefault="00000000" w:rsidRPr="00000000" w14:paraId="000009FE">
      <w:pPr>
        <w:spacing w:after="240" w:before="240" w:lineRule="auto"/>
        <w:rPr/>
      </w:pPr>
      <w:r w:rsidDel="00000000" w:rsidR="00000000" w:rsidRPr="00000000">
        <w:rPr>
          <w:rtl w:val="0"/>
        </w:rPr>
        <w:t xml:space="preserve">Here's the magic formula:</w:t>
      </w:r>
    </w:p>
    <w:p w:rsidR="00000000" w:rsidDel="00000000" w:rsidP="00000000" w:rsidRDefault="00000000" w:rsidRPr="00000000" w14:paraId="000009FF">
      <w:pPr>
        <w:spacing w:after="240" w:before="240" w:lineRule="auto"/>
        <w:rPr/>
      </w:pPr>
      <w:r w:rsidDel="00000000" w:rsidR="00000000" w:rsidRPr="00000000">
        <w:rPr>
          <w:rtl w:val="0"/>
        </w:rPr>
        <w:t xml:space="preserve">The Pinnacle: Your big idea – the one thing you absolutely want your audience to remember 🏆</w:t>
      </w:r>
    </w:p>
    <w:p w:rsidR="00000000" w:rsidDel="00000000" w:rsidP="00000000" w:rsidRDefault="00000000" w:rsidRPr="00000000" w14:paraId="00000A00">
      <w:pPr>
        <w:spacing w:after="240" w:before="240" w:lineRule="auto"/>
        <w:rPr/>
      </w:pPr>
      <w:r w:rsidDel="00000000" w:rsidR="00000000" w:rsidRPr="00000000">
        <w:rPr>
          <w:rtl w:val="0"/>
        </w:rPr>
        <w:t xml:space="preserve">The Pillars: 3-5 rock-solid reasons that back up your main point, like the legs of a sturdy table 🧱</w:t>
      </w:r>
    </w:p>
    <w:p w:rsidR="00000000" w:rsidDel="00000000" w:rsidP="00000000" w:rsidRDefault="00000000" w:rsidRPr="00000000" w14:paraId="00000A01">
      <w:pPr>
        <w:spacing w:after="240" w:before="240" w:lineRule="auto"/>
        <w:rPr/>
      </w:pPr>
      <w:r w:rsidDel="00000000" w:rsidR="00000000" w:rsidRPr="00000000">
        <w:rPr>
          <w:rtl w:val="0"/>
        </w:rPr>
        <w:t xml:space="preserve">The Foundation: The nitty-gritty details, data, and examples that prove your arguments hold water 📊</w:t>
      </w:r>
    </w:p>
    <w:p w:rsidR="00000000" w:rsidDel="00000000" w:rsidP="00000000" w:rsidRDefault="00000000" w:rsidRPr="00000000" w14:paraId="00000A02">
      <w:pPr>
        <w:spacing w:after="240" w:before="240" w:lineRule="auto"/>
        <w:rPr/>
      </w:pPr>
      <w:r w:rsidDel="00000000" w:rsidR="00000000" w:rsidRPr="00000000">
        <w:rPr>
          <w:rtl w:val="0"/>
        </w:rPr>
        <w:t xml:space="preserve">Real-World Example: Pitching a New Market Strategy 🌍</w:t>
      </w:r>
    </w:p>
    <w:p w:rsidR="00000000" w:rsidDel="00000000" w:rsidP="00000000" w:rsidRDefault="00000000" w:rsidRPr="00000000" w14:paraId="00000A03">
      <w:pPr>
        <w:spacing w:after="240" w:before="240" w:lineRule="auto"/>
        <w:rPr/>
      </w:pPr>
      <w:r w:rsidDel="00000000" w:rsidR="00000000" w:rsidRPr="00000000">
        <w:rPr>
          <w:rtl w:val="0"/>
        </w:rPr>
        <w:t xml:space="preserve">Let's say you're proposing a bold expansion into the European market. Here's how the Pyramid Principle works its magic:</w:t>
      </w:r>
    </w:p>
    <w:p w:rsidR="00000000" w:rsidDel="00000000" w:rsidP="00000000" w:rsidRDefault="00000000" w:rsidRPr="00000000" w14:paraId="00000A04">
      <w:pPr>
        <w:spacing w:after="240" w:before="240" w:lineRule="auto"/>
        <w:rPr/>
      </w:pPr>
      <w:r w:rsidDel="00000000" w:rsidR="00000000" w:rsidRPr="00000000">
        <w:rPr>
          <w:rFonts w:ascii="Arial Unicode MS" w:cs="Arial Unicode MS" w:eastAsia="Arial Unicode MS" w:hAnsi="Arial Unicode MS"/>
          <w:rtl w:val="0"/>
        </w:rPr>
        <w:t xml:space="preserve">✨ Main Point: We should conquer the European market in the next fiscal year.</w:t>
      </w:r>
    </w:p>
    <w:p w:rsidR="00000000" w:rsidDel="00000000" w:rsidP="00000000" w:rsidRDefault="00000000" w:rsidRPr="00000000" w14:paraId="00000A05">
      <w:pPr>
        <w:spacing w:after="240" w:before="240" w:lineRule="auto"/>
        <w:rPr/>
      </w:pPr>
      <w:r w:rsidDel="00000000" w:rsidR="00000000" w:rsidRPr="00000000">
        <w:rPr>
          <w:rFonts w:ascii="Arial Unicode MS" w:cs="Arial Unicode MS" w:eastAsia="Arial Unicode MS" w:hAnsi="Arial Unicode MS"/>
          <w:rtl w:val="0"/>
        </w:rPr>
        <w:t xml:space="preserve">✨ Supporting Argument 1: The European market presents a €X billion opportunity and is growing rapidly. </w:t>
      </w:r>
    </w:p>
    <w:p w:rsidR="00000000" w:rsidDel="00000000" w:rsidP="00000000" w:rsidRDefault="00000000" w:rsidRPr="00000000" w14:paraId="00000A06">
      <w:pPr>
        <w:rPr/>
      </w:pPr>
      <w:r w:rsidDel="00000000" w:rsidR="00000000" w:rsidRPr="00000000">
        <w:rPr>
          <w:rtl w:val="0"/>
        </w:rPr>
        <w:t xml:space="preserve">Evidence:  Market research, growth forecasts, competitor analysis 📈</w:t>
      </w:r>
    </w:p>
    <w:p w:rsidR="00000000" w:rsidDel="00000000" w:rsidP="00000000" w:rsidRDefault="00000000" w:rsidRPr="00000000" w14:paraId="00000A07">
      <w:pPr>
        <w:spacing w:after="240" w:before="240" w:lineRule="auto"/>
        <w:rPr/>
      </w:pPr>
      <w:r w:rsidDel="00000000" w:rsidR="00000000" w:rsidRPr="00000000">
        <w:rPr>
          <w:rFonts w:ascii="Arial Unicode MS" w:cs="Arial Unicode MS" w:eastAsia="Arial Unicode MS" w:hAnsi="Arial Unicode MS"/>
          <w:rtl w:val="0"/>
        </w:rPr>
        <w:t xml:space="preserve">✨ Supporting Argument 2: Our product is a perfect match for this market, and we've got a serious edge on the competition. </w:t>
      </w:r>
    </w:p>
    <w:p w:rsidR="00000000" w:rsidDel="00000000" w:rsidP="00000000" w:rsidRDefault="00000000" w:rsidRPr="00000000" w14:paraId="00000A08">
      <w:pPr>
        <w:rPr/>
      </w:pPr>
      <w:r w:rsidDel="00000000" w:rsidR="00000000" w:rsidRPr="00000000">
        <w:rPr>
          <w:rtl w:val="0"/>
        </w:rPr>
        <w:t xml:space="preserve">Evidence: Customer testimonials, product com</w:t>
      </w:r>
      <w:r w:rsidDel="00000000" w:rsidR="00000000" w:rsidRPr="00000000">
        <w:rPr>
          <w:rtl w:val="0"/>
        </w:rPr>
        <w:t xml:space="preserve">parisons, your unique secret sauce. </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And so on, for all your main arguments... </w:t>
      </w:r>
    </w:p>
    <w:p w:rsidR="00000000" w:rsidDel="00000000" w:rsidP="00000000" w:rsidRDefault="00000000" w:rsidRPr="00000000" w14:paraId="00000A0B">
      <w:pPr>
        <w:spacing w:after="240" w:before="240" w:lineRule="auto"/>
        <w:rPr/>
      </w:pPr>
      <w:r w:rsidDel="00000000" w:rsidR="00000000" w:rsidRPr="00000000">
        <w:rPr>
          <w:rtl w:val="0"/>
        </w:rPr>
        <w:t xml:space="preserve">By following this simple yet powerful structure, your presentation becomes a structured, easy to understand, and compelling story that sticks 📚</w:t>
      </w:r>
    </w:p>
    <w:p w:rsidR="00000000" w:rsidDel="00000000" w:rsidP="00000000" w:rsidRDefault="00000000" w:rsidRPr="00000000" w14:paraId="00000A0C">
      <w:pPr>
        <w:rPr/>
      </w:pPr>
      <w:r w:rsidDel="00000000" w:rsidR="00000000" w:rsidRPr="00000000">
        <w:rPr>
          <w:rtl w:val="0"/>
        </w:rPr>
        <w:t xml:space="preserve">Share your thoughts! What's the most challenging presentation you've had to give, and how could the Minto Pyramid Principle have made it more effective? </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pStyle w:val="Heading3"/>
        <w:rPr/>
      </w:pPr>
      <w:bookmarkStart w:colFirst="0" w:colLast="0" w:name="_dsj9lqtxyqch" w:id="138"/>
      <w:bookmarkEnd w:id="138"/>
      <w:r w:rsidDel="00000000" w:rsidR="00000000" w:rsidRPr="00000000">
        <w:rPr>
          <w:rtl w:val="0"/>
        </w:rPr>
        <w:t xml:space="preserve">Post 2 (228 words):</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Elevating Venture Capital Presentations 🚀</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As a venture capital firm, your presentations are a crucial tool for showcasing your portfolio companies, communicating your investment strategy, and engaging with key stakeholders. The quality of your presentations can significantly impact your ability to attract top startups, secure funding from limited partners, and build strong relationships with industry players.</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Elevating your venture capital presentations requires a keen understanding of your audience and a strategic approach to storytelling. It's about crafting narratives that highlight the unique value proposition of your portfolio companies, the market opportunities they are targeting, and the growth potential they represent.</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At [magdalena reith], we specialize in creating venture capital presentations that stand out. Our team excels at transforming raw data and complex concepts into compelling stories that resonate with investors, government entities, and other key stakeholders.</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From crafting persuasive pitch decks for your portfolio companies to designing visually stunning overviews of your investment thesis, we help venture capital firms create presentations that leave a lasting impact.</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Don't let subpar presentations undermine your credibility in the competitive venture capital landscape. Partner with experts who can help you create presentations that showcase the true potential of your firm and your portfolio. #VentureCapitalPresentations #InvestorEngagement #PortfolioStorytellinghttp</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pStyle w:val="Heading3"/>
        <w:rPr/>
      </w:pPr>
      <w:bookmarkStart w:colFirst="0" w:colLast="0" w:name="_2jqllu40poy" w:id="139"/>
      <w:bookmarkEnd w:id="139"/>
      <w:r w:rsidDel="00000000" w:rsidR="00000000" w:rsidRPr="00000000">
        <w:rPr>
          <w:rtl w:val="0"/>
        </w:rPr>
        <w:t xml:space="preserve">Post 3 (240 words):</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The Art of Securing Buy-In for New Initiatives 🤝</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In medium and large enterprises, securing buy-in for new initiatives is a critical step in driving innovation and growth. Whether you're proposing a new product line, a strategic pivot, or a major investment, the success of your initiative hinges on your ability to persuade key stakeholders.</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Crafting presentations that effectively communicate the value and viability of your initiative is an art form. It requires a deep understanding of your audience, a compelling narrative that addresses their concerns, and a clear vision of the benefits your proposal will bring to the organization.</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At [magdalena reith], we understand the challenges of securing buy-in in a corporate setting. Our team specializes in creating presentations that are tailored to the needs and interests of your stakeholders, whether they are executives, board members, or cross-functional teams.</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From structuring your presentation to highlight the strategic alignment of your initiative to designing visuals that clearly communicate complex data, we help you create presentations that build consensus and drive decision-making.</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Don't let a lack of stakeholder support stifle your innovative ideas. Partner with experts who can help you craft presentations that persuade, inspire, and secure the buy-in you need to bring your initiatives to life. #SecuringBuyIn #CorporateInnovation #PersuasivePresentations</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pStyle w:val="Heading3"/>
        <w:rPr/>
      </w:pPr>
      <w:bookmarkStart w:colFirst="0" w:colLast="0" w:name="_xa29ju4avg8z" w:id="140"/>
      <w:bookmarkEnd w:id="140"/>
      <w:r w:rsidDel="00000000" w:rsidR="00000000" w:rsidRPr="00000000">
        <w:rPr>
          <w:rtl w:val="0"/>
        </w:rPr>
        <w:t xml:space="preserve">Post 4 (244 words):</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Attracting Top Startups: The Power of Venture Capital Presentations 🌟</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As a venture capital firm, your ability to attract top startups is directly tied to your reputation and the strength of your value proposition. In a competitive landscape where every startup has multiple suitors, your presentations are a key tool for differentiating your firm and compelling founders to choose you as their partner.</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Crafting venture capital presentations that resonate with startups requires a deep understanding of the entrepreneurial mindset. It's about showcasing your firm's unique approach to investing, the value-add you bring beyond just capital, and the success stories of your portfolio companies.</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At [magdalena reith], we specialize in creating venture capital presentations that speak directly to the needs and aspirations of startup founders. Our team excels at crafting narratives that highlight your firm's strengths, your track record of success, and the unique resources you offer to help startups scale.</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From designing pitch decks that showcase your investment thesis to creating case studies that demonstrate the impact of your support, we help venture capital firms create presentations that attract top startups and establish your firm as the partner of choice.</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Don't let generic presentations fail to capture the attention of the most promising startups. Partner with experts who can help you craft presentations that showcase the true value of partnering with your firm. Elevate your startup appeal with presentations that resonate. #VentureCapitalPresentations #StartupAttraction #InvestorStorytellinghttp</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pStyle w:val="Heading3"/>
        <w:rPr/>
      </w:pPr>
      <w:bookmarkStart w:colFirst="0" w:colLast="0" w:name="_5bg5szhhby98" w:id="141"/>
      <w:bookmarkEnd w:id="141"/>
      <w:r w:rsidDel="00000000" w:rsidR="00000000" w:rsidRPr="00000000">
        <w:rPr>
          <w:rtl w:val="0"/>
        </w:rPr>
        <w:t xml:space="preserve">Post 5 (248 words):</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Navigating the Financing Journey: Presentations That Persuade 💰</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For medium and large enterprises, securing financing for new projects and initiatives is a complex and often daunting process. Whether you're seeking investment from private equity firms, pitching to banks for a loan, or presenting to the board for budget approval, the quality of your presentations can make or break your success.</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Crafting presentations that effectively communicate the viability and potential of your project requires a strategic approach. It's about anticipating the concerns and priorities of your audience, presenting a clear and compelling business case, and instilling confidence in your ability to execute.</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At [magdalena reith], we understand the nuances of creating presentations for various financing scenarios. Our team specializes in crafting narratives that align with the expectations of different stakeholders, from highlighting financial projections for investors to emphasizing strategic fit for internal decision-makers.</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From designing pitch decks that articulate your unique value proposition to creating financial models that demonstrate the ROI of your initiative, we help enterprises create presentations that persuade and unlock the financing they need to bring their projects to life.</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Don't let subpar presentations hinder your ability to secure the resources your enterprise needs to grow and innovate. Partner with experts who can help you navigate the financing journey with confidence and credibility. Invest in presentations that persuade and open doors. #FinancingPresentations #EnterpriseGrowth #PersuasiveCommunication</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pStyle w:val="Heading3"/>
        <w:rPr/>
      </w:pPr>
      <w:bookmarkStart w:colFirst="0" w:colLast="0" w:name="_csvotzjno67q" w:id="142"/>
      <w:bookmarkEnd w:id="142"/>
      <w:r w:rsidDel="00000000" w:rsidR="00000000" w:rsidRPr="00000000">
        <w:rPr>
          <w:rtl w:val="0"/>
        </w:rPr>
        <w:t xml:space="preserve">Post 6 (233 words):</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The Impact of Effective Presentations on Venture Capital Fundraising 🎯</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For venture capital firms, effective presentations are a critical component of successful fundraising. Whether you're pitching to potential limited partners, presenting to investment committees, or showcasing your firm at industry events, the quality of your presentations can significantly impact your ability to attract capital and grow your fund.</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Crafting presentations that resonate with investors requires a keen understanding of their priorities and a compelling narrative that sets your firm apart. It's about articulating your unique investment strategy, highlighting your track record of success, and demonstrating the value you bring to your portfolio companies.</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At [magdalena reith], we specialize in creating venture capital presentations that drive fundraising success. Our team excels at crafting narratives that showcase your firm's strengths, your team's expertise, and the market opportunities you are uniquely positioned to capitalize on.</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From designing visually stunning pitch decks that tell your firm's story to creating comprehensive due diligence materials that instill confidence in your processes, we help venture capital firms create presentations that persuade and inspire investment.</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Don't let lackluster presentations limit your ability to attract the capital you need to fuel your firm's growth. Partner with experts who can help you create presentations that showcase the true potential of your firm and resonate with investors. Elevate your fundraising game with presentations that make an impact. #VentureCapitalFundraising #InvestorPresentations #FundraisingSuccess</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pStyle w:val="Heading3"/>
        <w:rPr/>
      </w:pPr>
      <w:bookmarkStart w:colFirst="0" w:colLast="0" w:name="_ek9bhopq65ot" w:id="143"/>
      <w:bookmarkEnd w:id="143"/>
      <w:r w:rsidDel="00000000" w:rsidR="00000000" w:rsidRPr="00000000">
        <w:rPr>
          <w:rtl w:val="0"/>
        </w:rPr>
        <w:t xml:space="preserve">Post 7 (241 words):</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Communicating Corporate Strategy: The Role of Compelling Presentations 🎯</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For medium and large enterprises, effectively communicating corporate strategy is essential for aligning teams, driving execution, and achieving long-term success. Presentations are a key tool for articulating your vision, rallying your organization around common goals, and ensuring that everyone is moving in the same direction.</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Crafting presentations that effectively convey your corporate strategy requires a delicate balance of high-level vision and practical execution. It's about painting a compelling picture of your desired future state, while also providing a clear roadmap for how to get there.</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At [magdalena reith], we understand the challenges of communicating complex corporate strategies to diverse stakeholders. Our team specializes in creating presentations that distill your strategy into clear, actionable messages that resonate with your audience, whether they are executives, employees, or external partners.</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From designing visually engaging strategy decks that capture the essence of your vision to creating detailed execution plans that outline roles and responsibilities, we help enterprises create presentations that turn strategy into reality.</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Don't let poor communication undermine the impact of your corporate strategy. Partner with experts who can help you craft presentations that engage, align, and inspire your organization to achieve its goals. Invest in presentations that turn vision into action. #CorporateStrategy #StrategyAlignment #PresentationImpact</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pStyle w:val="Heading3"/>
        <w:rPr/>
      </w:pPr>
      <w:bookmarkStart w:colFirst="0" w:colLast="0" w:name="_krno7ukn0j7f" w:id="144"/>
      <w:bookmarkEnd w:id="144"/>
      <w:r w:rsidDel="00000000" w:rsidR="00000000" w:rsidRPr="00000000">
        <w:rPr>
          <w:rtl w:val="0"/>
        </w:rPr>
        <w:t xml:space="preserve">Post 8 (236 words):</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Elevating Investor Reporting: The Power of Compelling Presentations 📈</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For venture capital firms, regular investor reporting is a critical component of maintaining strong relationships and demonstrating the value of your investments. Your presentations to limited partners and other stakeholders are an opportunity to showcase the progress of your portfolio companies, highlight key milestones, and instill confidence in your investment strategy.</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Crafting compelling investor reports requires a keen understanding of your audience's priorities and a strategic approach to storytelling. It's about providing a clear and concise overview of your fund's performance, while also diving deep into the successes and challenges of your individual portfolio companies.</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At [magdalena reith], we specialize in creating venture capital presentations that elevate your investor reporting. Our team excels at transforming complex financial data and company updates into engaging narratives that keep your investors informed and invested in your fund's success.</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From designing visually stunning quarterly reports that highlight key metrics and trends to creating in-depth case studies that showcase the impact of your support, we help venture capital firms create presentations that strengthen investor relationships and drive long-term success.</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Don't let generic investor reports fail to capture the true value of your investments. Partner with experts who can help you craft presentations that provide meaningful insights and demonstrate the strength of your portfolio. Elevate your investor reporting with presentations that inform and inspire. #VentureCapitalReporting #InvestorRelations #CompellingPresentations</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pStyle w:val="Heading3"/>
        <w:rPr/>
      </w:pPr>
      <w:bookmarkStart w:colFirst="0" w:colLast="0" w:name="_kjsnkjecjbow" w:id="145"/>
      <w:bookmarkEnd w:id="145"/>
      <w:r w:rsidDel="00000000" w:rsidR="00000000" w:rsidRPr="00000000">
        <w:rPr>
          <w:rtl w:val="0"/>
        </w:rPr>
        <w:t xml:space="preserve">Post 9 (242 words):</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Driving Change Management with Effective Presentations 🚀</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For medium and large enterprises, managing change is a constant challenge. Whether you're implementing a new technology, restructuring your organization, or shifting your strategic direction, the success of your change initiatives depends on your ability to communicate effectively and rally your team behind your vision.</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t xml:space="preserve">Presentations are a powerful tool for driving change management. They provide a platform for articulating the rationale behind your initiatives, addressing concerns and objections, and painting a compelling picture of the benefits that change will bring.</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At [magdalena reith], we understand the critical role that presentations play in the change management process. Our team specializes in creating presentations that are tailored to the unique needs of your organization and the specific challenges of your change initiative.</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From crafting persuasive executive briefings that secure leadership buy-in to designing engaging training materials that help employees adapt to new ways of working, we help enterprises create presentations that drive change and make it stick.</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We also provide guidance on how to use presentations throughout the change management lifecycle, from initial communication to ongoing reinforcement, to ensure that your message resonates and your initiatives succeed.</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Don't let poor communication derail your change efforts. Partner with experts who can help you craft presentations that inspire, engage, and drive meaningful organizational transformation. Invest in presentations that make change possible. #ChangeManagement #OrganizationalTransformation #PersuasivePresentations</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pStyle w:val="Heading3"/>
        <w:rPr/>
      </w:pPr>
      <w:bookmarkStart w:colFirst="0" w:colLast="0" w:name="_2i6elcu9zmug" w:id="146"/>
      <w:bookmarkEnd w:id="146"/>
      <w:r w:rsidDel="00000000" w:rsidR="00000000" w:rsidRPr="00000000">
        <w:rPr>
          <w:rtl w:val="0"/>
        </w:rPr>
        <w:t xml:space="preserve">Post 10 (247 words):</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The Art of Storytelling in Venture Capital Presentations 📖</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In the world of venture capital, storytelling is a powerful tool for engaging investors, attracting top startups, and building a strong brand. Your presentations are an opportunity to showcase your firm's unique narrative, highlight the successes of your portfolio companies, and articulate your vision for the future.</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Effective storytelling in venture capital presentations goes beyond simply reciting facts and figures. It's about weaving a compelling narrative that emotionally resonates with your audience, whether they are potential investors, startup founders, or industry influencers.</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At [magdalena reith], we understand the art of storytelling in the context of venture capital presentations. Our team of experts specializes in crafting narratives that showcase your firm's unique value proposition, your team's expertise, and the transformative potential of your investments.</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From creating pitch decks that tell the story of your investment thesis to designing case studies that highlight the journey of your portfolio companies, we help venture capital firms harness the power of storytelling to create memorable and impactful presentations.</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We also provide guidance on how to structure your presentations for maximum impact, using techniques such as the hero's journey, the power of three, and the art of the reveal to keep your audience engaged and inspired.</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Don't let your firm's story get lost in a sea of generic presentations. Partner with experts who can help you craft presentations that capture the essence of your brand and resonate with your key stakeholders. Elevate your venture capital storytelling and make a lasting impression. #VentureCapitalStorytelling #BrandBuilding #ImpactfulPresentations</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pStyle w:val="Heading3"/>
        <w:rPr/>
      </w:pPr>
      <w:bookmarkStart w:colFirst="0" w:colLast="0" w:name="_wk87rgo9wlim" w:id="147"/>
      <w:bookmarkEnd w:id="147"/>
      <w:r w:rsidDel="00000000" w:rsidR="00000000" w:rsidRPr="00000000">
        <w:rPr>
          <w:rtl w:val="0"/>
        </w:rPr>
        <w:t xml:space="preserve">Post 1 (237 words):</w:t>
      </w:r>
    </w:p>
    <w:p w:rsidR="00000000" w:rsidDel="00000000" w:rsidP="00000000" w:rsidRDefault="00000000" w:rsidRPr="00000000" w14:paraId="00000A93">
      <w:pPr>
        <w:rPr/>
      </w:pPr>
      <w:r w:rsidDel="00000000" w:rsidR="00000000" w:rsidRPr="00000000">
        <w:rPr>
          <w:rtl w:val="0"/>
        </w:rPr>
        <w:t xml:space="preserve">The Power of Data Storytelling in Investor Presentations 📊</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As a founder, you know your data inside out. But when it comes to winning over investors, raw numbers alone won't cut it. The key to making your data resonate lies in the art of storytelling.</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Effective data storytelling in investor presentations is about more than just presenting facts and figures. It's about weaving a compelling narrative that highlights the insights, trends, and opportunities hidden within your data.</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At [magdalena reith], we specialize in transforming complex data sets into powerful visual stories that capture investors' attention and imagination. Our team of experts understands how to select the most impactful data points, design visualizations that clarify and persuade, and craft narratives that tie it all together.</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From creating data-driven pitch decks that showcase your traction and potential to designing interactive dashboards that allow investors to explore your data firsthand, we help founders harness the power of data storytelling to make a lasting impression.</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Don't let your data get lost in a sea of numbers. Partner with experts who can help you transform your data into a compelling story that sets your startup apart and convinces investors to buy into your vision. Elevate your investor presentations with the power of data storytelling. #DataStorytelling #InvestorPresentations #StartupFunding</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pStyle w:val="Heading3"/>
        <w:rPr/>
      </w:pPr>
      <w:bookmarkStart w:colFirst="0" w:colLast="0" w:name="_d3qxw89ov8iv" w:id="148"/>
      <w:bookmarkEnd w:id="148"/>
      <w:r w:rsidDel="00000000" w:rsidR="00000000" w:rsidRPr="00000000">
        <w:rPr>
          <w:rtl w:val="0"/>
        </w:rPr>
        <w:t xml:space="preserve">Post 2 (244 words):</w:t>
      </w:r>
    </w:p>
    <w:p w:rsidR="00000000" w:rsidDel="00000000" w:rsidP="00000000" w:rsidRDefault="00000000" w:rsidRPr="00000000" w14:paraId="00000AA0">
      <w:pPr>
        <w:rPr/>
      </w:pPr>
      <w:r w:rsidDel="00000000" w:rsidR="00000000" w:rsidRPr="00000000">
        <w:rPr>
          <w:rtl w:val="0"/>
        </w:rPr>
        <w:t xml:space="preserve">Mastering the Art of the Follow-Up: Nurturing Investor Relationships 🤝</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You've delivered a stellar pitch, and the investors seemed engaged. But what happens next can make or break your chances of securing funding. Mastering the art of the follow-up is essential for nurturing investor relationships and keeping your startup top of mind.</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Effective follow-up is about more than just sending a thank-you note. It's about providing value, demonstrating progress, and building trust over time. It's about striking the right balance between persistence and patience, knowing when to push and when to pull back.</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t xml:space="preserve">At [magdalena reith], we understand the nuances of investor follow-up. Our team of experts can help you craft a follow-up strategy that is tailored to your startup's unique needs and the preferences of your target investors.</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t xml:space="preserve">From designing visually stunning investor updates that showcase your progress to crafting personalized outreach that keeps the conversation going, we help founders navigate the delicate dance of investor follow-up.</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We also provide guidance on how to handle common follow-up scenarios, such as when an investor goes silent, requests more information, or delivers a "no."</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t xml:space="preserve">Don't let a lack of follow-up derail your fundraising efforts. Partner with experts who can help you nurture investor relationships with confidence and finesse. Elevate your follow-up game and increase your chances of turning investor conversations into committed capital. #InvestorFollowUp #StartupFundraising #RelationshipBuilding</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Post 3 (250 words):</w:t>
      </w:r>
    </w:p>
    <w:p w:rsidR="00000000" w:rsidDel="00000000" w:rsidP="00000000" w:rsidRDefault="00000000" w:rsidRPr="00000000" w14:paraId="00000AAF">
      <w:pPr>
        <w:rPr/>
      </w:pPr>
      <w:r w:rsidDel="00000000" w:rsidR="00000000" w:rsidRPr="00000000">
        <w:rPr>
          <w:rtl w:val="0"/>
        </w:rPr>
        <w:t xml:space="preserve">Crafting the Perfect Ask Slide: Clarity, Conviction, and Credibility 💰</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The ask slide is the culmination of your pitch, the moment when you lay your cards on the table and make your case for investment. But all too often, founders fumble this critical moment with unclear requests, unconvincing arguments, or unrealistic expectations.</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Crafting the perfect ask slide requires a delicate balance of clarity, conviction, and credibility. You need to be crystal clear about what you're asking for, demonstrate unwavering belief in your startup's potential, and back it up with data and milestones that prove your worth.</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At [magdalena reith], we specialize in helping founders nail their ask slide. Our team of experts understands what investors look for and how to position your request in the most compelling light.</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From identifying the optimal funding amount and valuation to breaking down how the investment will be used to hit key milestones, we help you craft an ask that is grounded in reality and fueled by ambition.</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We also provide guidance on how to deliver your ask with confidence and handle common investor objections or negotiations.</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Don't let a weak ask slide undermine an otherwise strong pitch. Partner with experts who can help you craft an ask that leaves no doubt about your startup's investment potential. Elevate your ask slide and increase your chances of hearing "yes" from investors. #PerfectAskSlide #StartupFundraising #InvestorPitching</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pStyle w:val="Heading3"/>
        <w:rPr/>
      </w:pPr>
      <w:bookmarkStart w:colFirst="0" w:colLast="0" w:name="_fe91k2ui9kd8" w:id="149"/>
      <w:bookmarkEnd w:id="149"/>
      <w:r w:rsidDel="00000000" w:rsidR="00000000" w:rsidRPr="00000000">
        <w:rPr>
          <w:rtl w:val="0"/>
        </w:rPr>
        <w:t xml:space="preserve">Post 4 (239 words):</w:t>
      </w:r>
    </w:p>
    <w:p w:rsidR="00000000" w:rsidDel="00000000" w:rsidP="00000000" w:rsidRDefault="00000000" w:rsidRPr="00000000" w14:paraId="00000ABE">
      <w:pPr>
        <w:rPr/>
      </w:pPr>
      <w:r w:rsidDel="00000000" w:rsidR="00000000" w:rsidRPr="00000000">
        <w:rPr>
          <w:rtl w:val="0"/>
        </w:rPr>
        <w:t xml:space="preserve">The Leadership X-Factor: What Investors Really Look For 🎯</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When investors evaluate a startup, they're not just betting on an idea – they're betting on the founder. Your leadership skills, vision, and ability to execute are just as important as your product or market.</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t xml:space="preserve">But what exactly do investors look for in a founder? What are the leadership traits that separate the good from the great?</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t xml:space="preserve">At [magdalena reith], we've worked with countless founders and investors, and we've seen firsthand what makes investors sit up and take notice. It's a combination of vision, execution, resilience, and the ability to inspire others to follow your lead.</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t xml:space="preserve">From crafting a compelling founder story that showcases your unique strengths to highlighting the key milestones and metrics that prove your leadership chops, we help founders position themselves as the X-factor that investors can't afford to pass up.</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t xml:space="preserve">We also provide guidance on how to navigate common leadership challenges, such as building a strong team, pivoting in the face of adversity, or maintaining momentum through the ups and downs of startup life.</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Don't let your leadership potential go unnoticed. Partner with experts who can help you showcase the qualities that make you an exceptional founder and leader. Elevate your leadership brand and give investors the confidence to bet on you. #LeadershipXFactor #StartupLeadership #InvestorImpression</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pStyle w:val="Heading3"/>
        <w:rPr/>
      </w:pPr>
      <w:bookmarkStart w:colFirst="0" w:colLast="0" w:name="_y2k481rgl43f" w:id="150"/>
      <w:bookmarkEnd w:id="150"/>
      <w:r w:rsidDel="00000000" w:rsidR="00000000" w:rsidRPr="00000000">
        <w:rPr>
          <w:rtl w:val="0"/>
        </w:rPr>
        <w:t xml:space="preserve">Post 5 (243 words):</w:t>
      </w:r>
    </w:p>
    <w:p w:rsidR="00000000" w:rsidDel="00000000" w:rsidP="00000000" w:rsidRDefault="00000000" w:rsidRPr="00000000" w14:paraId="00000ACD">
      <w:pPr>
        <w:rPr/>
      </w:pPr>
      <w:r w:rsidDel="00000000" w:rsidR="00000000" w:rsidRPr="00000000">
        <w:rPr>
          <w:rtl w:val="0"/>
        </w:rPr>
        <w:t xml:space="preserve">Designing for Decision-Makers: Presentations That Persuade 🎨</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When you're presenting to investors, board members, or senior executives, you're not just sharing information – you're making a case for action. Whether you're seeking funding, approval for a new initiative, or buy-in for a strategic pivot, your presentation needs to be designed with decision-makers in mind.</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Designing presentations that persuade requires a deep understanding of your audience's needs, preferences, and pain points. It's about crafting a narrative that speaks directly to their concerns and aspirations, and using visuals that clarify and convince.</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At [magdalena reith], we specialize in creating presentations that are tailored to the unique needs of decision-makers. Our team of experts understands how to structure your content, choose the right data points, and design visuals that make your case impossible to ignore.</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From crafting executive summaries that distill your key messages to designing interactive data visualizations that allow decision-makers to explore the details, we help you create presentations that drive action and get results.</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We also provide guidance on how to deliver your presentation with confidence and handle tough questions or objections from your audience.</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Don't let a generic presentation fail to move the needle. Partner with experts who can help you design presentations that are laser-focused on the needs of decision-makers. Elevate your presentations and increase your chances of getting the green light from those who matter most. #PresentationDesign #PersuasivePresenting #ExecutiveEngagement</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pStyle w:val="Heading3"/>
        <w:rPr/>
      </w:pPr>
      <w:bookmarkStart w:colFirst="0" w:colLast="0" w:name="_pjj2fylnmjws" w:id="151"/>
      <w:bookmarkEnd w:id="151"/>
      <w:r w:rsidDel="00000000" w:rsidR="00000000" w:rsidRPr="00000000">
        <w:rPr>
          <w:rtl w:val="0"/>
        </w:rPr>
        <w:t xml:space="preserve">Post 6 (248 words):</w:t>
      </w:r>
    </w:p>
    <w:p w:rsidR="00000000" w:rsidDel="00000000" w:rsidP="00000000" w:rsidRDefault="00000000" w:rsidRPr="00000000" w14:paraId="00000ADC">
      <w:pPr>
        <w:rPr/>
      </w:pPr>
      <w:r w:rsidDel="00000000" w:rsidR="00000000" w:rsidRPr="00000000">
        <w:rPr>
          <w:rtl w:val="0"/>
        </w:rPr>
        <w:t xml:space="preserve">From Boring to Boardroom-Ready: Transforming Technical Presentations 🔧</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When you're presenting complex technical information to non-technical audiences, such as investors or executives, it's easy for your message to get lost in translation. Jargon, acronyms, and intricate details can quickly turn a boardroom presentation into a snooze-fest.</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Transforming technical presentations into boardroom-ready materials requires a keen understanding of your audience and a talent for simplification. It's about distilling complex concepts into clear, compelling messages that resonate with decision-makers, without sacrificing accuracy or credibility.</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At [magdalena reith], we specialize in helping technical experts and innovators bridge the communication gap with non-technical stakeholders. Our team of experts understands how to translate technical language into business terms, use analogies and visuals to clarify complex ideas, and structure your content for maximum impact.</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t xml:space="preserve">From crafting high-level overviews that frame the business value of your technical solution to designing infographics that make intricate processes easy to grasp, we help you create presentations that inform and inspire action.</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We also provide guidance on how to anticipate and address common questions or concerns from non-technical audiences, and how to use storytelling techniques to make your technical content more engaging and memorable.</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t xml:space="preserve">Don't let technical complexity hinder your ability to communicate with key stakeholders. Partner with experts who can help you transform your technical presentations into boardroom-ready materials that drive understanding and action. Elevate your technical communication and increase your chances of winning support for your ideas. #TechnicalPresenting #SimplifyingComplexity #BoardroomReady</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pStyle w:val="Heading3"/>
        <w:rPr/>
      </w:pPr>
      <w:bookmarkStart w:colFirst="0" w:colLast="0" w:name="_3bmjta3at0xr" w:id="152"/>
      <w:bookmarkEnd w:id="152"/>
      <w:r w:rsidDel="00000000" w:rsidR="00000000" w:rsidRPr="00000000">
        <w:rPr>
          <w:rtl w:val="0"/>
        </w:rPr>
        <w:t xml:space="preserve">Post 7 (246 words):</w:t>
      </w:r>
    </w:p>
    <w:p w:rsidR="00000000" w:rsidDel="00000000" w:rsidP="00000000" w:rsidRDefault="00000000" w:rsidRPr="00000000" w14:paraId="00000AEB">
      <w:pPr>
        <w:rPr/>
      </w:pPr>
      <w:r w:rsidDel="00000000" w:rsidR="00000000" w:rsidRPr="00000000">
        <w:rPr>
          <w:rtl w:val="0"/>
        </w:rPr>
        <w:t xml:space="preserve">The Psychology of Persuasive Presentations: Winning Hearts and Minds 🧠</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t xml:space="preserve">Persuasive presentations are about more than just delivering information – they're about winning hearts and minds. To truly persuade your audience, whether they're investors, customers, or employees, you need to tap into the psychological principles that drive decision-making and behavior change.</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At [magdalena reith], we understand the science behind persuasive presentations. Our team of experts is well-versed in the psychological principles that influence attention, retention, emotion, and action.</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From crafting compelling headlines and hooks that grab your audience's attention to using storytelling techniques that trigger empathy and engagement, we help you create presentations that are psychologically optimized for persuasion.</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We also leverage principles like social proof, scarcity, and authority to boost your credibility and make your case more convincing. And we use techniques like chunking, repetition, and visual anchoring to make your key messages sticky and memorable.</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But persuasion isn't just about tactics – it's also about authenticity. We help you find your authentic voice and communication style, so you can build trust and rapport with your audience.</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t xml:space="preserve">Don't settle for presentations that fall flat or fail to move the needle. Partner with experts who understand the psychology of persuasion and can help you craft presentations that win hearts and minds. Elevate your presentation skills and increase your chances of achieving your communication goals, whether you're pitching investors, rallying your team, or persuading customers. #PersuasivePresentations #PresentationPsychology #WinningCommunication</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pStyle w:val="Heading3"/>
        <w:rPr/>
      </w:pPr>
      <w:bookmarkStart w:colFirst="0" w:colLast="0" w:name="_vsg7m5fcvx4e" w:id="153"/>
      <w:bookmarkEnd w:id="153"/>
      <w:r w:rsidDel="00000000" w:rsidR="00000000" w:rsidRPr="00000000">
        <w:rPr>
          <w:rtl w:val="0"/>
        </w:rPr>
        <w:t xml:space="preserve">Post 8 (238 words):</w:t>
      </w:r>
    </w:p>
    <w:p w:rsidR="00000000" w:rsidDel="00000000" w:rsidP="00000000" w:rsidRDefault="00000000" w:rsidRPr="00000000" w14:paraId="00000AFA">
      <w:pPr>
        <w:rPr/>
      </w:pPr>
      <w:r w:rsidDel="00000000" w:rsidR="00000000" w:rsidRPr="00000000">
        <w:rPr>
          <w:rtl w:val="0"/>
        </w:rPr>
        <w:t xml:space="preserve">Pitch Perfect: Tailoring Your Presentation to Investor Preferences 🎯</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Every investor is different – they have their own investment theses, communication styles, and pet peeves. Delivering a one-size-fits-all pitch is a surefire way to get lost in the noise.</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To stand out and make a lasting impression, you need to tailor your presentation to the specific preferences and priorities of each investor you pitch. This requires research, adaptability, and a keen understanding of what makes each investor tick.</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At [magdalena reith], we specialize in helping founders craft pitch-perfect presentations that are tailored to the unique needs and interests of their target investors. Our team of experts conducts in-depth research on each investor, identifying their investment track record, portfolio companies, and public statements to gain insight into what they look for in a pitch.</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t xml:space="preserve">We then help you customize your pitch deck, messaging, and delivery style to align with each investor's preferences. From highlighting the key metrics and milestones that matter most to each investor to using language and visuals that resonate with their communication style, we help you create pitches that feel personalized and purposeful.</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t xml:space="preserve">We also provide guidance on how to anticipate and address each investor's likely questions, concerns, or objections, so you can walk into every pitch meeting with confidence and clarity.</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Don't let a generic pitch sabotage your fundraising efforts. Partner with experts who can help you craft investor-specific pitches that demonstrate your understanding and increase your chances of making a meaningful connection. #PitchPerfect #InvestorTailoring #TargetedFundraising</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pStyle w:val="Heading3"/>
        <w:rPr/>
      </w:pPr>
      <w:bookmarkStart w:colFirst="0" w:colLast="0" w:name="_q0gl9uy7emu8" w:id="154"/>
      <w:bookmarkEnd w:id="154"/>
      <w:r w:rsidDel="00000000" w:rsidR="00000000" w:rsidRPr="00000000">
        <w:rPr>
          <w:rtl w:val="0"/>
        </w:rPr>
        <w:t xml:space="preserve">Post 9 (242 words):</w:t>
      </w:r>
    </w:p>
    <w:p w:rsidR="00000000" w:rsidDel="00000000" w:rsidP="00000000" w:rsidRDefault="00000000" w:rsidRPr="00000000" w14:paraId="00000B09">
      <w:pPr>
        <w:rPr/>
      </w:pPr>
      <w:r w:rsidDel="00000000" w:rsidR="00000000" w:rsidRPr="00000000">
        <w:rPr>
          <w:rtl w:val="0"/>
        </w:rPr>
        <w:t xml:space="preserve">The Art of the One-Pager: Simplicity Sells 📜</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In a world of information overload, sometimes less is more. When it comes to capturing investor attention or communicating complex ideas to busy executives, a well-crafted one-pager can be your secret weapon.</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A great one-pager is a masterclass in simplicity and clarity. It distills your most important information – whether it's your investment thesis, product vision, or strategic plan – into a single, easy-to-digest page that quickly conveys your key messages and value proposition.</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At [magdalena reith], we specialize in the art of the one-pager. Our team of experts understands how to identify your most essential information, clarify your language and messaging, and design a layout that is both visually engaging and easy to navigate.</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From crafting compelling headlines and subheads that guide the reader's attention to using infographics and data visualizations to convey complex information at a glance, we help you create one-pagers that pack a punch.</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We also provide guidance on how to use your one-pager effectively – whether it's as a leave-behind after a pitch meeting, an email attachment for busy executives, or a quick reference guide for your own team.</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Don't underestimate the power of simplicity. Partner with experts who can help you create one-pagers that cut through the noise and get your key messages across with clarity and impact. Elevate your communication efficiency and increase your chances of capturing the attention and interest of your most important audiences. #ArtOfTheOnePager #SimplicitySells #ImpactfulCommunication</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pStyle w:val="Heading3"/>
        <w:rPr/>
      </w:pPr>
      <w:bookmarkStart w:colFirst="0" w:colLast="0" w:name="_xiul4xdlyb9u" w:id="155"/>
      <w:bookmarkEnd w:id="155"/>
      <w:r w:rsidDel="00000000" w:rsidR="00000000" w:rsidRPr="00000000">
        <w:rPr>
          <w:rtl w:val="0"/>
        </w:rPr>
        <w:t xml:space="preserve">Post 10 (250 words):</w:t>
      </w:r>
    </w:p>
    <w:p w:rsidR="00000000" w:rsidDel="00000000" w:rsidP="00000000" w:rsidRDefault="00000000" w:rsidRPr="00000000" w14:paraId="00000B18">
      <w:pPr>
        <w:rPr/>
      </w:pPr>
      <w:r w:rsidDel="00000000" w:rsidR="00000000" w:rsidRPr="00000000">
        <w:rPr>
          <w:rtl w:val="0"/>
        </w:rPr>
        <w:t xml:space="preserve">Storytelling for Startups: Creating a Narrative That Resonates 📖</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Every startup has a story – the problem you're solving, the journey you've taken, the vision you have for the future. But not every startup knows how to tell that story in a way that captures hearts, minds, and wallets.</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t xml:space="preserve">Storytelling is a powerful tool for startups looking to differentiate themselves in a crowded market, connect with customers and investors, and inspire action and advocacy. But crafting a compelling narrative requires more than just reciting facts and figures – it requires a deep understanding of your audience, a clear and authentic voice, and a structure that takes your listeners on a meaningful journey.</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At [magdalena reith], we specialize in helping startups find and tell their unique stories. Our team of experts understands the key elements of a great startup narrative – from establishing the problem and stakes to highlighting your unique solution and traction to painting a vivid picture of the future you're building.</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t xml:space="preserve">We help you identify the emotional core of your story and the key messages that will resonate with your target audiences. And we provide guidance on how to weave your story throughout all of your communication channels – from your pitch deck and website to your sales collateral and investor updates.</w:t>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Don't let a lackluster narrative hold your startup back. Partner with experts who can help you craft a story that inspires, engages, and drives results. Elevate your startup storytelling and increase your chances of standing out, scaling up, and changing the world. #StartupStorytelling #NarrativeThatResonates #InspiredCommunication</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pStyle w:val="Heading1"/>
        <w:rPr/>
        <w:pPrChange w:author="Jake Mcmahon" w:id="0" w:date="2024-03-24T13:38:54Z">
          <w:pPr/>
        </w:pPrChange>
      </w:pPr>
      <w:r w:rsidDel="00000000" w:rsidR="00000000" w:rsidRPr="00000000">
        <w:rPr>
          <w:rtl w:val="0"/>
        </w:rPr>
      </w:r>
    </w:p>
    <w:p w:rsidR="00000000" w:rsidDel="00000000" w:rsidP="00000000" w:rsidRDefault="00000000" w:rsidRPr="00000000" w14:paraId="00000B27">
      <w:pPr>
        <w:pStyle w:val="Heading1"/>
        <w:rPr/>
        <w:pPrChange w:author="Jake Mcmahon" w:id="0" w:date="2024-03-24T13:38:54Z">
          <w:pPr/>
        </w:pPrChange>
      </w:pPr>
      <w:r w:rsidDel="00000000" w:rsidR="00000000" w:rsidRPr="00000000">
        <w:rPr>
          <w:rtl w:val="0"/>
        </w:rPr>
        <w:t xml:space="preserve"> </w:t>
      </w:r>
      <w:hyperlink w:anchor="_w0juwo7b924m">
        <w:r w:rsidDel="00000000" w:rsidR="00000000" w:rsidRPr="00000000">
          <w:rPr>
            <w:color w:val="1155cc"/>
            <w:u w:val="single"/>
            <w:rtl w:val="0"/>
            <w:rPrChange w:author="Jake Mcmahon" w:id="2" w:date="2024-03-24T13:38:54Z">
              <w:rPr>
                <w:color w:val="1155cc"/>
                <w:u w:val="single"/>
              </w:rPr>
            </w:rPrChange>
          </w:rPr>
          <w:t xml:space="preserve">PR relationship building focus </w:t>
        </w:r>
      </w:hyperlink>
      <w:r w:rsidDel="00000000" w:rsidR="00000000" w:rsidRPr="00000000">
        <w:rPr>
          <w:rtl w:val="0"/>
        </w:rPr>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pStyle w:val="Heading3"/>
        <w:rPr/>
      </w:pPr>
      <w:bookmarkStart w:colFirst="0" w:colLast="0" w:name="_9qtciowu6l61" w:id="156"/>
      <w:bookmarkEnd w:id="156"/>
      <w:r w:rsidDel="00000000" w:rsidR="00000000" w:rsidRPr="00000000">
        <w:rPr>
          <w:rtl w:val="0"/>
        </w:rPr>
        <w:t xml:space="preserve">Set I</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b w:val="1"/>
          <w:bCs w:val="1"/>
        </w:rPr>
      </w:pPr>
      <w:r w:rsidDel="00000000" w:rsidR="00000000" w:rsidRPr="00000000">
        <w:rPr>
          <w:b w:val="1"/>
          <w:bCs w:val="1"/>
          <w:rtl w:val="0"/>
        </w:rPr>
        <w:t xml:space="preserve">1. Given the choice of anyone in the world, whom would you want as a dinner guest?</w:t>
      </w:r>
    </w:p>
    <w:p w:rsidR="00000000" w:rsidDel="00000000" w:rsidP="00000000" w:rsidRDefault="00000000" w:rsidRPr="00000000" w14:paraId="00000B2E">
      <w:pPr>
        <w:rPr>
          <w:b w:val="1"/>
          <w:bCs w:val="1"/>
        </w:rPr>
      </w:pPr>
      <w:r w:rsidDel="00000000" w:rsidR="00000000" w:rsidRPr="00000000">
        <w:rPr>
          <w:rtl w:val="0"/>
        </w:rPr>
      </w:r>
    </w:p>
    <w:p w:rsidR="00000000" w:rsidDel="00000000" w:rsidP="00000000" w:rsidRDefault="00000000" w:rsidRPr="00000000" w14:paraId="00000B2F">
      <w:pPr>
        <w:numPr>
          <w:ilvl w:val="0"/>
          <w:numId w:val="22"/>
        </w:numPr>
        <w:ind w:left="720" w:hanging="360"/>
        <w:rPr/>
      </w:pPr>
      <w:r w:rsidDel="00000000" w:rsidR="00000000" w:rsidRPr="00000000">
        <w:rPr>
          <w:rtl w:val="0"/>
        </w:rPr>
        <w:t xml:space="preserve">Reframe as top founders/investors you would invite to a dinner party and why </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b w:val="1"/>
          <w:bCs w:val="1"/>
        </w:rPr>
      </w:pPr>
      <w:r w:rsidDel="00000000" w:rsidR="00000000" w:rsidRPr="00000000">
        <w:rPr>
          <w:rtl w:val="0"/>
        </w:rPr>
      </w:r>
    </w:p>
    <w:p w:rsidR="00000000" w:rsidDel="00000000" w:rsidP="00000000" w:rsidRDefault="00000000" w:rsidRPr="00000000" w14:paraId="00000B33">
      <w:pPr>
        <w:rPr>
          <w:b w:val="1"/>
          <w:bCs w:val="1"/>
        </w:rPr>
      </w:pPr>
      <w:r w:rsidDel="00000000" w:rsidR="00000000" w:rsidRPr="00000000">
        <w:rPr>
          <w:b w:val="1"/>
          <w:bCs w:val="1"/>
          <w:rtl w:val="0"/>
        </w:rPr>
        <w:t xml:space="preserve">2. Would you like to be famous? In what way?</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numPr>
          <w:ilvl w:val="0"/>
          <w:numId w:val="31"/>
        </w:numPr>
        <w:ind w:left="720" w:hanging="360"/>
        <w:rPr>
          <w:u w:val="none"/>
        </w:rPr>
      </w:pPr>
      <w:r w:rsidDel="00000000" w:rsidR="00000000" w:rsidRPr="00000000">
        <w:rPr>
          <w:rtl w:val="0"/>
        </w:rPr>
        <w:t xml:space="preserve">When I grew up I wanted to be a famous… </w:t>
      </w:r>
    </w:p>
    <w:p w:rsidR="00000000" w:rsidDel="00000000" w:rsidP="00000000" w:rsidRDefault="00000000" w:rsidRPr="00000000" w14:paraId="00000B36">
      <w:pPr>
        <w:numPr>
          <w:ilvl w:val="0"/>
          <w:numId w:val="31"/>
        </w:numPr>
        <w:ind w:left="720" w:hanging="360"/>
        <w:rPr>
          <w:u w:val="none"/>
        </w:rPr>
      </w:pPr>
      <w:r w:rsidDel="00000000" w:rsidR="00000000" w:rsidRPr="00000000">
        <w:rPr>
          <w:rtl w:val="0"/>
        </w:rPr>
        <w:t xml:space="preserve">When I grew up, I never wanted to be famous – but…</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b w:val="1"/>
          <w:bCs w:val="1"/>
        </w:rPr>
      </w:pPr>
      <w:r w:rsidDel="00000000" w:rsidR="00000000" w:rsidRPr="00000000">
        <w:rPr>
          <w:b w:val="1"/>
          <w:bCs w:val="1"/>
          <w:rtl w:val="0"/>
        </w:rPr>
        <w:t xml:space="preserve">3. Before making a telephone call, do you ever rehearse what you are going to say? Why?</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numPr>
          <w:ilvl w:val="0"/>
          <w:numId w:val="11"/>
        </w:numPr>
        <w:ind w:left="720" w:hanging="360"/>
        <w:rPr>
          <w:u w:val="none"/>
        </w:rPr>
      </w:pPr>
      <w:r w:rsidDel="00000000" w:rsidR="00000000" w:rsidRPr="00000000">
        <w:rPr>
          <w:rtl w:val="0"/>
        </w:rPr>
        <w:t xml:space="preserve">Many founders would definitely rehearse a phone call in their head before calling an investor, and maybe even mentally imagine how their </w:t>
      </w:r>
      <w:r w:rsidDel="00000000" w:rsidR="00000000" w:rsidRPr="00000000">
        <w:rPr>
          <w:b w:val="1"/>
          <w:bCs w:val="1"/>
          <w:u w:val="single"/>
          <w:rtl w:val="0"/>
        </w:rPr>
        <w:t xml:space="preserve">pitch</w:t>
      </w:r>
      <w:r w:rsidDel="00000000" w:rsidR="00000000" w:rsidRPr="00000000">
        <w:rPr>
          <w:rtl w:val="0"/>
        </w:rPr>
        <w:t xml:space="preserve"> will unfold. But few people actually properly rehearse their pitch delivery… </w:t>
      </w:r>
    </w:p>
    <w:p w:rsidR="00000000" w:rsidDel="00000000" w:rsidP="00000000" w:rsidRDefault="00000000" w:rsidRPr="00000000" w14:paraId="00000B3D">
      <w:pPr>
        <w:numPr>
          <w:ilvl w:val="1"/>
          <w:numId w:val="11"/>
        </w:numPr>
        <w:ind w:left="1440" w:hanging="360"/>
        <w:rPr>
          <w:u w:val="none"/>
        </w:rPr>
      </w:pPr>
      <w:r w:rsidDel="00000000" w:rsidR="00000000" w:rsidRPr="00000000">
        <w:rPr>
          <w:rtl w:val="0"/>
        </w:rPr>
        <w:t xml:space="preserve">By the way, yes I do rehearse important calls! </w:t>
      </w:r>
    </w:p>
    <w:p w:rsidR="00000000" w:rsidDel="00000000" w:rsidP="00000000" w:rsidRDefault="00000000" w:rsidRPr="00000000" w14:paraId="00000B3E">
      <w:pPr>
        <w:numPr>
          <w:ilvl w:val="1"/>
          <w:numId w:val="11"/>
        </w:numPr>
        <w:ind w:left="1440" w:hanging="360"/>
        <w:rPr>
          <w:u w:val="none"/>
        </w:rPr>
      </w:pPr>
      <w:r w:rsidDel="00000000" w:rsidR="00000000" w:rsidRPr="00000000">
        <w:rPr>
          <w:rtl w:val="0"/>
        </w:rPr>
        <w:t xml:space="preserve">With investors extremely important </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b w:val="1"/>
          <w:bCs w:val="1"/>
        </w:rPr>
      </w:pPr>
      <w:r w:rsidDel="00000000" w:rsidR="00000000" w:rsidRPr="00000000">
        <w:rPr>
          <w:b w:val="1"/>
          <w:bCs w:val="1"/>
          <w:rtl w:val="0"/>
        </w:rPr>
        <w:t xml:space="preserve">4. What would constitute a “perfect” day for you?</w:t>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numPr>
          <w:ilvl w:val="0"/>
          <w:numId w:val="19"/>
        </w:numPr>
        <w:ind w:left="720" w:hanging="360"/>
        <w:rPr>
          <w:u w:val="none"/>
        </w:rPr>
      </w:pPr>
      <w:r w:rsidDel="00000000" w:rsidR="00000000" w:rsidRPr="00000000">
        <w:rPr>
          <w:rtl w:val="0"/>
        </w:rPr>
        <w:t xml:space="preserve">Tie into your journey, your career – say that you had a vision for what you wanted your life to be and tie it into how Magdalena Reith came to be </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strike w:val="1"/>
        </w:rPr>
      </w:pPr>
      <w:r w:rsidDel="00000000" w:rsidR="00000000" w:rsidRPr="00000000">
        <w:rPr>
          <w:strike w:val="1"/>
          <w:rtl w:val="0"/>
        </w:rPr>
        <w:t xml:space="preserve">5. When did you last sing to yourself? To someone else?</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b w:val="1"/>
          <w:bCs w:val="1"/>
        </w:rPr>
      </w:pPr>
      <w:r w:rsidDel="00000000" w:rsidR="00000000" w:rsidRPr="00000000">
        <w:rPr>
          <w:b w:val="1"/>
          <w:bCs w:val="1"/>
          <w:rtl w:val="0"/>
        </w:rPr>
        <w:t xml:space="preserve">6. If you were able to live to the age of 90 and retain either the mind or body of a 30-year-old for the last 60 years of your life, which would you want?</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numPr>
          <w:ilvl w:val="0"/>
          <w:numId w:val="28"/>
        </w:numPr>
        <w:ind w:left="720" w:hanging="360"/>
        <w:rPr>
          <w:u w:val="none"/>
        </w:rPr>
      </w:pPr>
      <w:r w:rsidDel="00000000" w:rsidR="00000000" w:rsidRPr="00000000">
        <w:rPr>
          <w:rtl w:val="0"/>
        </w:rPr>
        <w:t xml:space="preserve">Tie into some great human health and longevity startups that are making it possible for us to do both </w:t>
      </w:r>
    </w:p>
    <w:p w:rsidR="00000000" w:rsidDel="00000000" w:rsidP="00000000" w:rsidRDefault="00000000" w:rsidRPr="00000000" w14:paraId="00000B49">
      <w:pPr>
        <w:numPr>
          <w:ilvl w:val="1"/>
          <w:numId w:val="28"/>
        </w:numPr>
        <w:ind w:left="1440" w:hanging="360"/>
        <w:rPr>
          <w:u w:val="none"/>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strike w:val="1"/>
        </w:rPr>
      </w:pPr>
      <w:r w:rsidDel="00000000" w:rsidR="00000000" w:rsidRPr="00000000">
        <w:rPr>
          <w:strike w:val="1"/>
          <w:rtl w:val="0"/>
        </w:rPr>
        <w:t xml:space="preserve">7. Do you have a secret hunch about how you will die?</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b w:val="1"/>
          <w:bCs w:val="1"/>
        </w:rPr>
      </w:pPr>
      <w:r w:rsidDel="00000000" w:rsidR="00000000" w:rsidRPr="00000000">
        <w:rPr>
          <w:b w:val="1"/>
          <w:bCs w:val="1"/>
          <w:rtl w:val="0"/>
        </w:rPr>
        <w:t xml:space="preserve">8. Name three things you and your partner appear to have in common.</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numPr>
          <w:ilvl w:val="0"/>
          <w:numId w:val="16"/>
        </w:numPr>
        <w:ind w:left="720" w:hanging="360"/>
        <w:rPr>
          <w:u w:val="none"/>
        </w:rPr>
      </w:pPr>
      <w:r w:rsidDel="00000000" w:rsidR="00000000" w:rsidRPr="00000000">
        <w:rPr>
          <w:rtl w:val="0"/>
        </w:rPr>
        <w:t xml:space="preserve">Name 3 things that good partners and good startup founders should have in common </w:t>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b w:val="1"/>
          <w:bCs w:val="1"/>
        </w:rPr>
      </w:pPr>
      <w:r w:rsidDel="00000000" w:rsidR="00000000" w:rsidRPr="00000000">
        <w:rPr>
          <w:b w:val="1"/>
          <w:bCs w:val="1"/>
          <w:rtl w:val="0"/>
        </w:rPr>
        <w:t xml:space="preserve">9. For what in your life do you feel most grateful?</w:t>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numPr>
          <w:ilvl w:val="0"/>
          <w:numId w:val="23"/>
        </w:numPr>
        <w:ind w:left="720" w:hanging="360"/>
        <w:rPr>
          <w:u w:val="none"/>
        </w:rPr>
      </w:pPr>
      <w:r w:rsidDel="00000000" w:rsidR="00000000" w:rsidRPr="00000000">
        <w:rPr>
          <w:rtl w:val="0"/>
        </w:rPr>
        <w:t xml:space="preserve">Name 3-5 things that you are grateful for include the team (including Alex), clients, partners, an experience (maybe spending time in Australia) and a trait of yours (courage to follow your dreams, perhaps)</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b w:val="1"/>
          <w:bCs w:val="1"/>
        </w:rPr>
      </w:pPr>
      <w:r w:rsidDel="00000000" w:rsidR="00000000" w:rsidRPr="00000000">
        <w:rPr>
          <w:b w:val="1"/>
          <w:bCs w:val="1"/>
          <w:rtl w:val="0"/>
        </w:rPr>
        <w:t xml:space="preserve">10. If you could change anything about the way you were raised, what would it be?</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numPr>
          <w:ilvl w:val="0"/>
          <w:numId w:val="10"/>
        </w:numPr>
        <w:ind w:left="720" w:hanging="360"/>
        <w:rPr>
          <w:u w:val="none"/>
        </w:rPr>
      </w:pPr>
      <w:r w:rsidDel="00000000" w:rsidR="00000000" w:rsidRPr="00000000">
        <w:rPr>
          <w:rtl w:val="0"/>
        </w:rPr>
        <w:t xml:space="preserve">If you could change anything about your journey, what would it be? You can tie it to lessons learned. </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b w:val="1"/>
          <w:bCs w:val="1"/>
        </w:rPr>
      </w:pPr>
      <w:r w:rsidDel="00000000" w:rsidR="00000000" w:rsidRPr="00000000">
        <w:rPr>
          <w:b w:val="1"/>
          <w:bCs w:val="1"/>
          <w:rtl w:val="0"/>
        </w:rPr>
        <w:t xml:space="preserve">11. Take four minutes and tell your partner your life story in as much detail as possible.</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numPr>
          <w:ilvl w:val="0"/>
          <w:numId w:val="26"/>
        </w:numPr>
        <w:ind w:left="720" w:hanging="360"/>
        <w:rPr>
          <w:u w:val="none"/>
        </w:rPr>
      </w:pPr>
      <w:r w:rsidDel="00000000" w:rsidR="00000000" w:rsidRPr="00000000">
        <w:rPr>
          <w:rtl w:val="0"/>
        </w:rPr>
        <w:t xml:space="preserve">Tell your life story similar to in the introduction of the book </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b w:val="1"/>
          <w:bCs w:val="1"/>
        </w:rPr>
      </w:pPr>
      <w:r w:rsidDel="00000000" w:rsidR="00000000" w:rsidRPr="00000000">
        <w:rPr>
          <w:b w:val="1"/>
          <w:bCs w:val="1"/>
          <w:rtl w:val="0"/>
        </w:rPr>
        <w:t xml:space="preserve">12. If you could wake up tomorrow having gained any one quality or ability, what would it be?</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numPr>
          <w:ilvl w:val="0"/>
          <w:numId w:val="25"/>
        </w:numPr>
        <w:ind w:left="720" w:hanging="360"/>
        <w:rPr>
          <w:u w:val="none"/>
        </w:rPr>
      </w:pPr>
      <w:r w:rsidDel="00000000" w:rsidR="00000000" w:rsidRPr="00000000">
        <w:rPr>
          <w:rtl w:val="0"/>
        </w:rPr>
        <w:t xml:space="preserve">Write about a quality that you are focusing on developing right now and the steps you are taking to do that. </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pStyle w:val="Heading3"/>
        <w:rPr/>
      </w:pPr>
      <w:bookmarkStart w:colFirst="0" w:colLast="0" w:name="_ho28uxhk56it" w:id="157"/>
      <w:bookmarkEnd w:id="157"/>
      <w:r w:rsidDel="00000000" w:rsidR="00000000" w:rsidRPr="00000000">
        <w:rPr>
          <w:rtl w:val="0"/>
        </w:rPr>
        <w:t xml:space="preserve">Set II</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strike w:val="1"/>
        </w:rPr>
      </w:pPr>
      <w:r w:rsidDel="00000000" w:rsidR="00000000" w:rsidRPr="00000000">
        <w:rPr>
          <w:strike w:val="1"/>
          <w:rtl w:val="0"/>
        </w:rPr>
        <w:t xml:space="preserve">13. If a crystal ball could tell you the truth about yourself, your life, the future or anything else, what would you want to know?</w:t>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b w:val="1"/>
          <w:bCs w:val="1"/>
        </w:rPr>
      </w:pPr>
      <w:r w:rsidDel="00000000" w:rsidR="00000000" w:rsidRPr="00000000">
        <w:rPr>
          <w:b w:val="1"/>
          <w:bCs w:val="1"/>
          <w:rtl w:val="0"/>
        </w:rPr>
        <w:t xml:space="preserve">14. Is there something that you’ve dreamed of doing for a long time? Why haven’t you done it?</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numPr>
          <w:ilvl w:val="0"/>
          <w:numId w:val="7"/>
        </w:numPr>
        <w:ind w:left="720" w:hanging="360"/>
        <w:rPr>
          <w:u w:val="none"/>
        </w:rPr>
      </w:pPr>
      <w:r w:rsidDel="00000000" w:rsidR="00000000" w:rsidRPr="00000000">
        <w:rPr>
          <w:rtl w:val="0"/>
        </w:rPr>
        <w:t xml:space="preserve">Write about a dream that recently came true – maybe being in Italy on holiday with your dad, or Dubai for your business. Write about a dream that you would like to achieve but have not yet.  </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b w:val="1"/>
          <w:bCs w:val="1"/>
        </w:rPr>
      </w:pPr>
      <w:r w:rsidDel="00000000" w:rsidR="00000000" w:rsidRPr="00000000">
        <w:rPr>
          <w:b w:val="1"/>
          <w:bCs w:val="1"/>
          <w:rtl w:val="0"/>
        </w:rPr>
        <w:t xml:space="preserve">15. What is the greatest accomplishment of your life?</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numPr>
          <w:ilvl w:val="0"/>
          <w:numId w:val="30"/>
        </w:numPr>
        <w:ind w:left="720" w:hanging="360"/>
        <w:rPr>
          <w:u w:val="none"/>
        </w:rPr>
      </w:pPr>
      <w:r w:rsidDel="00000000" w:rsidR="00000000" w:rsidRPr="00000000">
        <w:rPr>
          <w:rtl w:val="0"/>
        </w:rPr>
        <w:t xml:space="preserve">Write about an accomplishment or set of accomplishments– an overarching theme should be present such as pushing sustainable initiatives forward through </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b w:val="1"/>
          <w:bCs w:val="1"/>
        </w:rPr>
      </w:pPr>
      <w:r w:rsidDel="00000000" w:rsidR="00000000" w:rsidRPr="00000000">
        <w:rPr>
          <w:b w:val="1"/>
          <w:bCs w:val="1"/>
          <w:rtl w:val="0"/>
        </w:rPr>
        <w:t xml:space="preserve">16. What do you value most in a friendship?</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numPr>
          <w:ilvl w:val="0"/>
          <w:numId w:val="21"/>
        </w:numPr>
        <w:ind w:left="720" w:hanging="360"/>
        <w:rPr>
          <w:u w:val="none"/>
        </w:rPr>
      </w:pPr>
      <w:r w:rsidDel="00000000" w:rsidR="00000000" w:rsidRPr="00000000">
        <w:rPr>
          <w:rtl w:val="0"/>
        </w:rPr>
        <w:t xml:space="preserve">Why choosing an investor is like finding good friends. Should you take an offer from anybody who is willing to fund you? </w:t>
      </w:r>
    </w:p>
    <w:p w:rsidR="00000000" w:rsidDel="00000000" w:rsidP="00000000" w:rsidRDefault="00000000" w:rsidRPr="00000000" w14:paraId="00000B71">
      <w:pPr>
        <w:numPr>
          <w:ilvl w:val="1"/>
          <w:numId w:val="21"/>
        </w:numPr>
        <w:ind w:left="1440" w:hanging="360"/>
        <w:rPr>
          <w:u w:val="none"/>
        </w:rPr>
      </w:pPr>
      <w:r w:rsidDel="00000000" w:rsidR="00000000" w:rsidRPr="00000000">
        <w:rPr>
          <w:rtl w:val="0"/>
        </w:rPr>
        <w:t xml:space="preserve">Mention what you value in a friendship and how it translates into a business partnership</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strike w:val="1"/>
        </w:rPr>
      </w:pPr>
      <w:r w:rsidDel="00000000" w:rsidR="00000000" w:rsidRPr="00000000">
        <w:rPr>
          <w:strike w:val="1"/>
          <w:rtl w:val="0"/>
        </w:rPr>
        <w:t xml:space="preserve">17. What is your most treasured memory?</w:t>
      </w:r>
    </w:p>
    <w:p w:rsidR="00000000" w:rsidDel="00000000" w:rsidP="00000000" w:rsidRDefault="00000000" w:rsidRPr="00000000" w14:paraId="00000B74">
      <w:pPr>
        <w:rPr>
          <w:strike w:val="1"/>
        </w:rPr>
      </w:pPr>
      <w:r w:rsidDel="00000000" w:rsidR="00000000" w:rsidRPr="00000000">
        <w:rPr>
          <w:rtl w:val="0"/>
        </w:rPr>
      </w:r>
    </w:p>
    <w:p w:rsidR="00000000" w:rsidDel="00000000" w:rsidP="00000000" w:rsidRDefault="00000000" w:rsidRPr="00000000" w14:paraId="00000B75">
      <w:pPr>
        <w:rPr>
          <w:strike w:val="1"/>
        </w:rPr>
      </w:pPr>
      <w:r w:rsidDel="00000000" w:rsidR="00000000" w:rsidRPr="00000000">
        <w:rPr>
          <w:strike w:val="1"/>
          <w:rtl w:val="0"/>
        </w:rPr>
        <w:t xml:space="preserve">18. What is your most terrible memory?</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strike w:val="1"/>
        </w:rPr>
      </w:pPr>
      <w:r w:rsidDel="00000000" w:rsidR="00000000" w:rsidRPr="00000000">
        <w:rPr>
          <w:strike w:val="1"/>
          <w:rtl w:val="0"/>
        </w:rPr>
        <w:t xml:space="preserve">19. If you knew that in one year you would die suddenly, would you change anything about the way you are now living? Why?</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strike w:val="1"/>
        </w:rPr>
      </w:pPr>
      <w:r w:rsidDel="00000000" w:rsidR="00000000" w:rsidRPr="00000000">
        <w:rPr>
          <w:strike w:val="1"/>
          <w:rtl w:val="0"/>
        </w:rPr>
        <w:t xml:space="preserve">20. What does friendship mean to you?</w:t>
      </w:r>
    </w:p>
    <w:p w:rsidR="00000000" w:rsidDel="00000000" w:rsidP="00000000" w:rsidRDefault="00000000" w:rsidRPr="00000000" w14:paraId="00000B7A">
      <w:pPr>
        <w:rPr>
          <w:strike w:val="1"/>
        </w:rPr>
      </w:pPr>
      <w:r w:rsidDel="00000000" w:rsidR="00000000" w:rsidRPr="00000000">
        <w:rPr>
          <w:rtl w:val="0"/>
        </w:rPr>
      </w:r>
    </w:p>
    <w:p w:rsidR="00000000" w:rsidDel="00000000" w:rsidP="00000000" w:rsidRDefault="00000000" w:rsidRPr="00000000" w14:paraId="00000B7B">
      <w:pPr>
        <w:rPr>
          <w:strike w:val="1"/>
        </w:rPr>
      </w:pPr>
      <w:r w:rsidDel="00000000" w:rsidR="00000000" w:rsidRPr="00000000">
        <w:rPr>
          <w:strike w:val="1"/>
          <w:rtl w:val="0"/>
        </w:rPr>
        <w:t xml:space="preserve">21. What roles do love and affection play in your life?</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b w:val="1"/>
          <w:bCs w:val="1"/>
        </w:rPr>
      </w:pPr>
      <w:r w:rsidDel="00000000" w:rsidR="00000000" w:rsidRPr="00000000">
        <w:rPr>
          <w:b w:val="1"/>
          <w:bCs w:val="1"/>
          <w:rtl w:val="0"/>
        </w:rPr>
        <w:t xml:space="preserve">22. Alternate sharing something you consider a positive characteristic of your partner. Share a total of five items.</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numPr>
          <w:ilvl w:val="0"/>
          <w:numId w:val="12"/>
        </w:numPr>
        <w:ind w:left="720" w:hanging="360"/>
        <w:rPr>
          <w:u w:val="none"/>
        </w:rPr>
      </w:pPr>
      <w:r w:rsidDel="00000000" w:rsidR="00000000" w:rsidRPr="00000000">
        <w:rPr>
          <w:rtl w:val="0"/>
        </w:rPr>
        <w:t xml:space="preserve">Appreciation post for clients / partners in the startup ecosystem – we already to a lot of these </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strike w:val="1"/>
        </w:rPr>
      </w:pPr>
      <w:r w:rsidDel="00000000" w:rsidR="00000000" w:rsidRPr="00000000">
        <w:rPr>
          <w:strike w:val="1"/>
          <w:rtl w:val="0"/>
        </w:rPr>
        <w:t xml:space="preserve">23. How close and warm is your family? Do you feel your childhood was happier than most other people’s?</w:t>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strike w:val="1"/>
        </w:rPr>
      </w:pPr>
      <w:r w:rsidDel="00000000" w:rsidR="00000000" w:rsidRPr="00000000">
        <w:rPr>
          <w:strike w:val="1"/>
          <w:rtl w:val="0"/>
        </w:rPr>
        <w:t xml:space="preserve">24. How do you feel about your relationship with your mother?</w:t>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pStyle w:val="Heading3"/>
        <w:rPr/>
      </w:pPr>
      <w:bookmarkStart w:colFirst="0" w:colLast="0" w:name="_r3h3jbmbd4gw" w:id="158"/>
      <w:bookmarkEnd w:id="158"/>
      <w:r w:rsidDel="00000000" w:rsidR="00000000" w:rsidRPr="00000000">
        <w:rPr>
          <w:rtl w:val="0"/>
        </w:rPr>
        <w:t xml:space="preserve">Set III</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strike w:val="1"/>
        </w:rPr>
      </w:pPr>
      <w:r w:rsidDel="00000000" w:rsidR="00000000" w:rsidRPr="00000000">
        <w:rPr>
          <w:strike w:val="1"/>
          <w:rtl w:val="0"/>
        </w:rPr>
        <w:t xml:space="preserve">25. Make three true “we” statements each. For instance, “We are both in this room feeling ..."</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b w:val="1"/>
          <w:bCs w:val="1"/>
        </w:rPr>
      </w:pPr>
      <w:r w:rsidDel="00000000" w:rsidR="00000000" w:rsidRPr="00000000">
        <w:rPr>
          <w:b w:val="1"/>
          <w:bCs w:val="1"/>
          <w:rtl w:val="0"/>
        </w:rPr>
        <w:t xml:space="preserve">26. Complete this sentence: “I wish I had someone with whom I could share ..."</w:t>
      </w:r>
    </w:p>
    <w:p w:rsidR="00000000" w:rsidDel="00000000" w:rsidP="00000000" w:rsidRDefault="00000000" w:rsidRPr="00000000" w14:paraId="00000B8A">
      <w:pPr>
        <w:numPr>
          <w:ilvl w:val="0"/>
          <w:numId w:val="8"/>
        </w:numPr>
        <w:ind w:left="720" w:hanging="360"/>
        <w:rPr/>
      </w:pPr>
      <w:r w:rsidDel="00000000" w:rsidR="00000000" w:rsidRPr="00000000">
        <w:rPr>
          <w:rtl w:val="0"/>
        </w:rPr>
        <w:t xml:space="preserve">Angle could be about the difficulties founders face at the top and some of the things they wish they could share, and should actually share (maybe tie this into good leadership being vulnerable and admitting mistakes to increase psychological safety in the company).  </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b w:val="1"/>
          <w:bCs w:val="1"/>
        </w:rPr>
      </w:pPr>
      <w:r w:rsidDel="00000000" w:rsidR="00000000" w:rsidRPr="00000000">
        <w:rPr>
          <w:b w:val="1"/>
          <w:bCs w:val="1"/>
          <w:rtl w:val="0"/>
        </w:rPr>
        <w:t xml:space="preserve">27. If you were going to become a close friend with your partner, please share what would be important for him or her to know.</w:t>
      </w:r>
    </w:p>
    <w:p w:rsidR="00000000" w:rsidDel="00000000" w:rsidP="00000000" w:rsidRDefault="00000000" w:rsidRPr="00000000" w14:paraId="00000B8D">
      <w:pPr>
        <w:rPr>
          <w:b w:val="1"/>
          <w:bCs w:val="1"/>
        </w:rPr>
      </w:pPr>
      <w:r w:rsidDel="00000000" w:rsidR="00000000" w:rsidRPr="00000000">
        <w:rPr>
          <w:rtl w:val="0"/>
        </w:rPr>
      </w:r>
    </w:p>
    <w:p w:rsidR="00000000" w:rsidDel="00000000" w:rsidP="00000000" w:rsidRDefault="00000000" w:rsidRPr="00000000" w14:paraId="00000B8E">
      <w:pPr>
        <w:numPr>
          <w:ilvl w:val="0"/>
          <w:numId w:val="9"/>
        </w:numPr>
        <w:ind w:left="720" w:hanging="360"/>
        <w:rPr/>
      </w:pPr>
      <w:r w:rsidDel="00000000" w:rsidR="00000000" w:rsidRPr="00000000">
        <w:rPr>
          <w:rtl w:val="0"/>
        </w:rPr>
        <w:t xml:space="preserve">Maybe just some fun facts about you </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strike w:val="1"/>
        </w:rPr>
      </w:pPr>
      <w:r w:rsidDel="00000000" w:rsidR="00000000" w:rsidRPr="00000000">
        <w:rPr>
          <w:strike w:val="1"/>
          <w:rtl w:val="0"/>
        </w:rPr>
        <w:t xml:space="preserve">28. Tell your partner what you like about them; be very honest this time, saying things that you might not say to someone you’ve just met.</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b w:val="1"/>
          <w:bCs w:val="1"/>
        </w:rPr>
      </w:pPr>
      <w:r w:rsidDel="00000000" w:rsidR="00000000" w:rsidRPr="00000000">
        <w:rPr>
          <w:b w:val="1"/>
          <w:bCs w:val="1"/>
          <w:rtl w:val="0"/>
        </w:rPr>
        <w:t xml:space="preserve">29. Share with your partner an embarrassing moment in your life.</w:t>
      </w:r>
    </w:p>
    <w:p w:rsidR="00000000" w:rsidDel="00000000" w:rsidP="00000000" w:rsidRDefault="00000000" w:rsidRPr="00000000" w14:paraId="00000B93">
      <w:pPr>
        <w:rPr>
          <w:b w:val="1"/>
          <w:bCs w:val="1"/>
        </w:rPr>
      </w:pPr>
      <w:r w:rsidDel="00000000" w:rsidR="00000000" w:rsidRPr="00000000">
        <w:rPr>
          <w:rtl w:val="0"/>
        </w:rPr>
      </w:r>
    </w:p>
    <w:p w:rsidR="00000000" w:rsidDel="00000000" w:rsidP="00000000" w:rsidRDefault="00000000" w:rsidRPr="00000000" w14:paraId="00000B94">
      <w:pPr>
        <w:numPr>
          <w:ilvl w:val="0"/>
          <w:numId w:val="5"/>
        </w:numPr>
        <w:ind w:left="720" w:hanging="360"/>
        <w:rPr/>
      </w:pPr>
      <w:r w:rsidDel="00000000" w:rsidR="00000000" w:rsidRPr="00000000">
        <w:rPr>
          <w:rtl w:val="0"/>
        </w:rPr>
        <w:t xml:space="preserve">Share an embarrassing moment and how you overcame it OR we can reframe as something imposter syndrome related which is really just low level embarrassment </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strike w:val="1"/>
        </w:rPr>
      </w:pPr>
      <w:r w:rsidDel="00000000" w:rsidR="00000000" w:rsidRPr="00000000">
        <w:rPr>
          <w:strike w:val="1"/>
          <w:rtl w:val="0"/>
        </w:rPr>
        <w:t xml:space="preserve">30. When did you last cry in front of another person? By yourself?</w:t>
      </w:r>
    </w:p>
    <w:p w:rsidR="00000000" w:rsidDel="00000000" w:rsidP="00000000" w:rsidRDefault="00000000" w:rsidRPr="00000000" w14:paraId="00000B97">
      <w:pPr>
        <w:rPr>
          <w:strike w:val="1"/>
        </w:rPr>
      </w:pPr>
      <w:r w:rsidDel="00000000" w:rsidR="00000000" w:rsidRPr="00000000">
        <w:rPr>
          <w:rtl w:val="0"/>
        </w:rPr>
      </w:r>
    </w:p>
    <w:p w:rsidR="00000000" w:rsidDel="00000000" w:rsidP="00000000" w:rsidRDefault="00000000" w:rsidRPr="00000000" w14:paraId="00000B98">
      <w:pPr>
        <w:rPr>
          <w:strike w:val="1"/>
        </w:rPr>
      </w:pPr>
      <w:r w:rsidDel="00000000" w:rsidR="00000000" w:rsidRPr="00000000">
        <w:rPr>
          <w:strike w:val="1"/>
          <w:rtl w:val="0"/>
        </w:rPr>
        <w:t xml:space="preserve">31. Tell your partner something that you like about them already.</w:t>
      </w:r>
    </w:p>
    <w:p w:rsidR="00000000" w:rsidDel="00000000" w:rsidP="00000000" w:rsidRDefault="00000000" w:rsidRPr="00000000" w14:paraId="00000B99">
      <w:pPr>
        <w:rPr>
          <w:strike w:val="1"/>
        </w:rPr>
      </w:pPr>
      <w:r w:rsidDel="00000000" w:rsidR="00000000" w:rsidRPr="00000000">
        <w:rPr>
          <w:rtl w:val="0"/>
        </w:rPr>
      </w:r>
    </w:p>
    <w:p w:rsidR="00000000" w:rsidDel="00000000" w:rsidP="00000000" w:rsidRDefault="00000000" w:rsidRPr="00000000" w14:paraId="00000B9A">
      <w:pPr>
        <w:rPr>
          <w:strike w:val="1"/>
        </w:rPr>
      </w:pPr>
      <w:r w:rsidDel="00000000" w:rsidR="00000000" w:rsidRPr="00000000">
        <w:rPr>
          <w:strike w:val="1"/>
          <w:rtl w:val="0"/>
        </w:rPr>
        <w:t xml:space="preserve">32. What, if anything, is too serious to be joked about?</w:t>
      </w:r>
    </w:p>
    <w:p w:rsidR="00000000" w:rsidDel="00000000" w:rsidP="00000000" w:rsidRDefault="00000000" w:rsidRPr="00000000" w14:paraId="00000B9B">
      <w:pPr>
        <w:rPr>
          <w:strike w:val="1"/>
        </w:rPr>
      </w:pPr>
      <w:r w:rsidDel="00000000" w:rsidR="00000000" w:rsidRPr="00000000">
        <w:rPr>
          <w:rtl w:val="0"/>
        </w:rPr>
      </w:r>
    </w:p>
    <w:p w:rsidR="00000000" w:rsidDel="00000000" w:rsidP="00000000" w:rsidRDefault="00000000" w:rsidRPr="00000000" w14:paraId="00000B9C">
      <w:pPr>
        <w:rPr>
          <w:strike w:val="1"/>
        </w:rPr>
      </w:pPr>
      <w:r w:rsidDel="00000000" w:rsidR="00000000" w:rsidRPr="00000000">
        <w:rPr>
          <w:strike w:val="1"/>
          <w:rtl w:val="0"/>
        </w:rPr>
        <w:t xml:space="preserve">33. If you were to die this evening with no opportunity to communicate with anyone, what would you most regret not having told someone? Why haven’t you told them yet?</w:t>
      </w:r>
    </w:p>
    <w:p w:rsidR="00000000" w:rsidDel="00000000" w:rsidP="00000000" w:rsidRDefault="00000000" w:rsidRPr="00000000" w14:paraId="00000B9D">
      <w:pPr>
        <w:rPr>
          <w:strike w:val="1"/>
        </w:rPr>
      </w:pPr>
      <w:r w:rsidDel="00000000" w:rsidR="00000000" w:rsidRPr="00000000">
        <w:rPr>
          <w:rtl w:val="0"/>
        </w:rPr>
      </w:r>
    </w:p>
    <w:p w:rsidR="00000000" w:rsidDel="00000000" w:rsidP="00000000" w:rsidRDefault="00000000" w:rsidRPr="00000000" w14:paraId="00000B9E">
      <w:pPr>
        <w:rPr>
          <w:strike w:val="1"/>
        </w:rPr>
      </w:pPr>
      <w:r w:rsidDel="00000000" w:rsidR="00000000" w:rsidRPr="00000000">
        <w:rPr>
          <w:strike w:val="1"/>
          <w:rtl w:val="0"/>
        </w:rPr>
        <w:t xml:space="preserve">34. Your house, containing everything you own, catches fire. After saving your loved ones and pets, you have time to safely make a final dash to save any one item. What would it be? Why?</w:t>
      </w:r>
    </w:p>
    <w:p w:rsidR="00000000" w:rsidDel="00000000" w:rsidP="00000000" w:rsidRDefault="00000000" w:rsidRPr="00000000" w14:paraId="00000B9F">
      <w:pPr>
        <w:rPr>
          <w:strike w:val="1"/>
        </w:rPr>
      </w:pPr>
      <w:r w:rsidDel="00000000" w:rsidR="00000000" w:rsidRPr="00000000">
        <w:rPr>
          <w:rtl w:val="0"/>
        </w:rPr>
      </w:r>
    </w:p>
    <w:p w:rsidR="00000000" w:rsidDel="00000000" w:rsidP="00000000" w:rsidRDefault="00000000" w:rsidRPr="00000000" w14:paraId="00000BA0">
      <w:pPr>
        <w:rPr>
          <w:strike w:val="1"/>
        </w:rPr>
      </w:pPr>
      <w:r w:rsidDel="00000000" w:rsidR="00000000" w:rsidRPr="00000000">
        <w:rPr>
          <w:strike w:val="1"/>
          <w:rtl w:val="0"/>
        </w:rPr>
        <w:t xml:space="preserve">35. Of all the people in your family, whose death would you find most disturbing? Why?</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r>
    </w:p>
    <w:sectPr>
      <w:headerReference r:id="rId44" w:type="default"/>
      <w:footerReference r:id="rId45"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ontact mrwolfegroup" w:id="6" w:date="2023-10-24T13:43:33Z">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@rehanyaseen1786@gmail.com </w:t>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5-10 startups that help you give equity to employees and manage your 'cap table'</w:t>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can find any</w:t>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rehanyaseen1786@gmail.com_</w:t>
      </w:r>
    </w:p>
  </w:comment>
  <w:comment w:author="contact mrwolfegroup" w:id="1" w:date="2023-10-24T13:37:57Z">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@rehanyaseen1786@gmail.com find a list of 10 startups that help with these processes. I need the company, the market they serve, their website address, and their LinkedIn account link at the very least. </w:t>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4 that serve European companies, and 5 that serve US companies. Add as a bonus any others that assist in getting incorporated in Dubai, Singapore, etc.</w:t>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rehanyaseen1786@gmail.com_</w:t>
      </w:r>
    </w:p>
  </w:comment>
  <w:comment w:author="contact mrwolfegroup" w:id="7" w:date="2024-01-11T11:23:05Z">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@rehanyaseen1786@gmail.com create a graphic like this: https://foundersnetwork.com/blog/2023-startup-funding-trends/</w:t>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rehanyaseen1786@gmail.com_</w:t>
      </w:r>
    </w:p>
  </w:comment>
  <w:comment w:author="contact mrwolfegroup" w:id="2" w:date="2023-10-24T13:39:35Z">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@rehanyaseen1786@gmail.com same as 1st task, I need a list ot 10 startups to choose from that help with tax and accounting setup and optimization. You could include startups that help with international payroll accounting adherence etc. (not payoneer or Wise, which help with banking, but specifically that ensure tax and legal compliance internationally).</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rehanyaseen1786@gmail.com_</w:t>
      </w:r>
    </w:p>
  </w:comment>
  <w:comment w:author="contact mrwolfegroup" w:id="3" w:date="2023-10-24T13:40:17Z">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@rehanyaseen1786@gmail.com </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startups / businesses each that </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Sell domains </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Help with trademark registration</w:t>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rehanyaseen1786@gmail.com_</w:t>
      </w:r>
    </w:p>
  </w:comment>
  <w:comment w:author="contact mrwolfegroup" w:id="0" w:date="2023-11-15T15:41:17Z">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@rehanyaseen1786@gmail.com need carousel</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rehanyaseen1786@gmail.com_</w:t>
      </w:r>
    </w:p>
  </w:comment>
  <w:comment w:author="contact mrwolfegroup" w:id="5" w:date="2023-10-24T13:42:39Z">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@rehanyaseen1786@gmail.com  10 startups or ways to choose your business' color scheme and 10 startups that help you to create your business logo.</w:t>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rehanyaseen1786@gmail.com_</w:t>
      </w:r>
    </w:p>
  </w:comment>
  <w:comment w:author="contact mrwolfegroup" w:id="4" w:date="2023-10-24T13:41:36Z">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@rehanyaseen1786@gmail.com 10 startups or ways to generate a company name - ChatGPT, Claude.ai etc. </w: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there are company name generators </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find out how you can check if your company name already exists or not, in both Europe and the US.</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rehanyaseen1786@gmail.com_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A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A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bout.crunchbase.com/blog/2023-global-startup-ecosystem/" TargetMode="External"/><Relationship Id="rId20" Type="http://schemas.openxmlformats.org/officeDocument/2006/relationships/hyperlink" Target="https://docs.google.com/document/d/10TTkCeg1fG2NIHYNSq1DzK5qckWs8L9FW7rk5b8nY8M/edit#heading=h.fr2b6hkvqrvg" TargetMode="External"/><Relationship Id="rId42" Type="http://schemas.openxmlformats.org/officeDocument/2006/relationships/hyperlink" Target="https://foundersnetwork.com/blog/2023-startup-funding-trends/" TargetMode="External"/><Relationship Id="rId41" Type="http://schemas.openxmlformats.org/officeDocument/2006/relationships/hyperlink" Target="https://finance.yahoo.com/news/artificial-intelligence-market-size-share-131300738.html?guccounter=1&amp;guce_referrer=aHR0cHM6Ly93d3cuZ29vZ2xlLmNvbS8&amp;guce_referrer_sig=AQAAAK3U1aQFHY74kAtvO_4HxUoeHWgwwUqTleamw85OtA2-msAUkwlr_SEGy74QeF6YH0L611h0-NW9WQxPUmI4iF_OkbfOlAoXBHCuoTJYZzYU2EEmdkABcTwpoJ48SBKwECAIYt5SU_A0YuAHXU4MsSjF57TNmZNx9rwgkWRpqJ9d" TargetMode="External"/><Relationship Id="rId22" Type="http://schemas.openxmlformats.org/officeDocument/2006/relationships/hyperlink" Target="https://docs.google.com/document/d/10TTkCeg1fG2NIHYNSq1DzK5qckWs8L9FW7rk5b8nY8M/edit#heading=h.76sw4ya23lwa" TargetMode="External"/><Relationship Id="rId44" Type="http://schemas.openxmlformats.org/officeDocument/2006/relationships/header" Target="header1.xml"/><Relationship Id="rId21" Type="http://schemas.openxmlformats.org/officeDocument/2006/relationships/hyperlink" Target="https://docs.google.com/document/d/10TTkCeg1fG2NIHYNSq1DzK5qckWs8L9FW7rk5b8nY8M/edit#heading=h.yge788nk4eu" TargetMode="External"/><Relationship Id="rId43" Type="http://schemas.openxmlformats.org/officeDocument/2006/relationships/image" Target="media/image8.png"/><Relationship Id="rId24" Type="http://schemas.openxmlformats.org/officeDocument/2006/relationships/hyperlink" Target="https://docs.google.com/document/d/10TTkCeg1fG2NIHYNSq1DzK5qckWs8L9FW7rk5b8nY8M/edit#heading=h.ox0q3vhpefzg" TargetMode="External"/><Relationship Id="rId23" Type="http://schemas.openxmlformats.org/officeDocument/2006/relationships/hyperlink" Target="https://docs.google.com/document/d/10TTkCeg1fG2NIHYNSq1DzK5qckWs8L9FW7rk5b8nY8M/edit#heading=h.a1e66ogv195n" TargetMode="External"/><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0TTkCeg1fG2NIHYNSq1DzK5qckWs8L9FW7rk5b8nY8M/edit#heading=h.quqhkeui4d78" TargetMode="External"/><Relationship Id="rId26" Type="http://schemas.openxmlformats.org/officeDocument/2006/relationships/hyperlink" Target="https://docs.google.com/document/d/10TTkCeg1fG2NIHYNSq1DzK5qckWs8L9FW7rk5b8nY8M/edit#heading=h.686yiqk22bly" TargetMode="External"/><Relationship Id="rId25" Type="http://schemas.openxmlformats.org/officeDocument/2006/relationships/hyperlink" Target="https://docs.google.com/document/d/10TTkCeg1fG2NIHYNSq1DzK5qckWs8L9FW7rk5b8nY8M/edit#heading=h.57yztx3xbv2i" TargetMode="External"/><Relationship Id="rId28" Type="http://schemas.openxmlformats.org/officeDocument/2006/relationships/image" Target="media/image4.png"/><Relationship Id="rId27" Type="http://schemas.openxmlformats.org/officeDocument/2006/relationships/hyperlink" Target="https://docs.google.com/document/d/1TvPSSYFWYpXd9_x0MWqn2QjtLrxpfdnE0b_q0lbLQSQ/edit#heading=h.o9r6j3s5mj18"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3.png"/><Relationship Id="rId7" Type="http://schemas.openxmlformats.org/officeDocument/2006/relationships/hyperlink" Target="https://taplio.com/what-and-when-to-post/Germany" TargetMode="External"/><Relationship Id="rId8" Type="http://schemas.openxmlformats.org/officeDocument/2006/relationships/hyperlink" Target="https://docs.google.com/document/d/10TTkCeg1fG2NIHYNSq1DzK5qckWs8L9FW7rk5b8nY8M/edit#heading=h.z01avg2koe9w" TargetMode="External"/><Relationship Id="rId31" Type="http://schemas.openxmlformats.org/officeDocument/2006/relationships/image" Target="media/image5.jpg"/><Relationship Id="rId30" Type="http://schemas.openxmlformats.org/officeDocument/2006/relationships/image" Target="media/image1.png"/><Relationship Id="rId11" Type="http://schemas.openxmlformats.org/officeDocument/2006/relationships/hyperlink" Target="https://docs.google.com/document/d/10TTkCeg1fG2NIHYNSq1DzK5qckWs8L9FW7rk5b8nY8M/edit#heading=h.kacbk3jl5c4q" TargetMode="External"/><Relationship Id="rId33" Type="http://schemas.openxmlformats.org/officeDocument/2006/relationships/image" Target="media/image2.jpg"/><Relationship Id="rId10" Type="http://schemas.openxmlformats.org/officeDocument/2006/relationships/hyperlink" Target="https://docs.google.com/document/d/10TTkCeg1fG2NIHYNSq1DzK5qckWs8L9FW7rk5b8nY8M/edit#heading=h.bfrtzglkml0i" TargetMode="External"/><Relationship Id="rId32" Type="http://schemas.openxmlformats.org/officeDocument/2006/relationships/image" Target="media/image7.jpg"/><Relationship Id="rId13" Type="http://schemas.openxmlformats.org/officeDocument/2006/relationships/hyperlink" Target="https://docs.google.com/document/d/10TTkCeg1fG2NIHYNSq1DzK5qckWs8L9FW7rk5b8nY8M/edit#heading=h.ykxk76540doz" TargetMode="External"/><Relationship Id="rId35" Type="http://schemas.openxmlformats.org/officeDocument/2006/relationships/hyperlink" Target="https://carta.com/blog/bridge-rounds-rise/" TargetMode="External"/><Relationship Id="rId12" Type="http://schemas.openxmlformats.org/officeDocument/2006/relationships/hyperlink" Target="https://docs.google.com/document/d/10TTkCeg1fG2NIHYNSq1DzK5qckWs8L9FW7rk5b8nY8M/edit#heading=h.k4q2v3cgkbz" TargetMode="External"/><Relationship Id="rId34" Type="http://schemas.openxmlformats.org/officeDocument/2006/relationships/image" Target="media/image6.jpg"/><Relationship Id="rId15" Type="http://schemas.openxmlformats.org/officeDocument/2006/relationships/hyperlink" Target="https://docs.google.com/document/d/10TTkCeg1fG2NIHYNSq1DzK5qckWs8L9FW7rk5b8nY8M/edit#heading=h.slgc4o55p0fm" TargetMode="External"/><Relationship Id="rId37" Type="http://schemas.openxmlformats.org/officeDocument/2006/relationships/hyperlink" Target="https://www.statista.com/statistics/320793/median-time-venture-capital-exit-usa/" TargetMode="External"/><Relationship Id="rId14" Type="http://schemas.openxmlformats.org/officeDocument/2006/relationships/hyperlink" Target="https://docs.google.com/document/d/10TTkCeg1fG2NIHYNSq1DzK5qckWs8L9FW7rk5b8nY8M/edit#heading=h.1fmi9n4qb8om" TargetMode="External"/><Relationship Id="rId36" Type="http://schemas.openxmlformats.org/officeDocument/2006/relationships/hyperlink" Target="https://carta.com/blog/venture-fundraising-early-stage-startups-2022/" TargetMode="External"/><Relationship Id="rId17" Type="http://schemas.openxmlformats.org/officeDocument/2006/relationships/hyperlink" Target="https://docs.google.com/document/d/10TTkCeg1fG2NIHYNSq1DzK5qckWs8L9FW7rk5b8nY8M/edit#heading=h.n8h5b6djbk2" TargetMode="External"/><Relationship Id="rId39" Type="http://schemas.openxmlformats.org/officeDocument/2006/relationships/hyperlink" Target="https://blog.hubspot.com/marketing/infographic-stats" TargetMode="External"/><Relationship Id="rId16" Type="http://schemas.openxmlformats.org/officeDocument/2006/relationships/hyperlink" Target="https://docs.google.com/document/d/10TTkCeg1fG2NIHYNSq1DzK5qckWs8L9FW7rk5b8nY8M/edit#heading=h.hg9nqhp4ja0" TargetMode="External"/><Relationship Id="rId38" Type="http://schemas.openxmlformats.org/officeDocument/2006/relationships/hyperlink" Target="https://www.fundz.net/what-is-series-a-funding-series-b-funding-and-more" TargetMode="External"/><Relationship Id="rId19" Type="http://schemas.openxmlformats.org/officeDocument/2006/relationships/hyperlink" Target="https://docs.google.com/document/d/10TTkCeg1fG2NIHYNSq1DzK5qckWs8L9FW7rk5b8nY8M/edit#heading=h.2sax04geeww0" TargetMode="External"/><Relationship Id="rId18" Type="http://schemas.openxmlformats.org/officeDocument/2006/relationships/hyperlink" Target="https://docs.google.com/document/d/10TTkCeg1fG2NIHYNSq1DzK5qckWs8L9FW7rk5b8nY8M/edit#heading=h.iv2445m7puo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