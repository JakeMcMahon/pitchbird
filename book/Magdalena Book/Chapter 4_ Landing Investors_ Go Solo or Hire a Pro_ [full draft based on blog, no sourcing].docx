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ks64mov6lggg" w:id="0"/>
      <w:bookmarkEnd w:id="0"/>
      <w:r w:rsidDel="00000000" w:rsidR="00000000" w:rsidRPr="00000000">
        <w:rPr>
          <w:b w:val="1"/>
          <w:bCs w:val="1"/>
          <w:rtl w:val="0"/>
        </w:rPr>
        <w:t xml:space="preserve">Notes: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q4be4u2eyyu" w:id="1"/>
      <w:bookmarkEnd w:id="1"/>
      <w:r w:rsidDel="00000000" w:rsidR="00000000" w:rsidRPr="00000000">
        <w:rPr>
          <w:b w:val="1"/>
          <w:bCs w:val="1"/>
          <w:rtl w:val="0"/>
        </w:rPr>
        <w:t xml:space="preserve">Action Items: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htwfke87a4s0" w:id="2"/>
      <w:bookmarkEnd w:id="2"/>
      <w:r w:rsidDel="00000000" w:rsidR="00000000" w:rsidRPr="00000000">
        <w:rPr>
          <w:b w:val="1"/>
          <w:bCs w:val="1"/>
          <w:rtl w:val="0"/>
        </w:rPr>
        <w:t xml:space="preserve">Word Count: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8q8idytf4b84" w:id="3"/>
      <w:bookmarkEnd w:id="3"/>
      <w:r w:rsidDel="00000000" w:rsidR="00000000" w:rsidRPr="00000000">
        <w:rPr>
          <w:b w:val="1"/>
          <w:bCs w:val="1"/>
          <w:rtl w:val="0"/>
        </w:rPr>
        <w:t xml:space="preserve">Questions: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60" w:before="60" w:lineRule="auto"/>
        <w:ind w:left="0" w:firstLine="0"/>
        <w:rPr/>
      </w:pPr>
      <w:r w:rsidDel="00000000" w:rsidR="00000000" w:rsidRPr="00000000">
        <w:rPr>
          <w:rtl w:val="0"/>
        </w:rPr>
      </w:r>
    </w:p>
    <w:p w:rsidR="00000000" w:rsidDel="00000000" w:rsidP="00000000" w:rsidRDefault="00000000" w:rsidRPr="00000000" w14:paraId="00000011">
      <w:pPr>
        <w:pStyle w:val="Heading1"/>
        <w:rPr>
          <w:b w:val="1"/>
          <w:bCs w:val="1"/>
        </w:rPr>
      </w:pPr>
      <w:bookmarkStart w:colFirst="0" w:colLast="0" w:name="_53p2nmvcfk4w" w:id="4"/>
      <w:bookmarkEnd w:id="4"/>
      <w:r w:rsidDel="00000000" w:rsidR="00000000" w:rsidRPr="00000000">
        <w:rPr>
          <w:b w:val="1"/>
          <w:bCs w:val="1"/>
          <w:rtl w:val="0"/>
        </w:rPr>
        <w:t xml:space="preserve">Chapter 4: Landing Investors: Go Solo or Hire a Pro?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Okay, so you're ready to fuel your startup with some serious cash. Perhaps your piggy bank savings aren't quite going to cover it, so you're looking for investors. This is where you've got to make a big decision: do you do all the legwork yourself or hire an expert to guide you through?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cdqf2ny1pb3e" w:id="5"/>
      <w:bookmarkEnd w:id="5"/>
      <w:r w:rsidDel="00000000" w:rsidR="00000000" w:rsidRPr="00000000">
        <w:rPr>
          <w:b w:val="1"/>
          <w:bCs w:val="1"/>
          <w:rtl w:val="0"/>
        </w:rPr>
        <w:t xml:space="preserve">Choosing Your Finance Path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b w:val="1"/>
          <w:bCs w:val="1"/>
        </w:rPr>
      </w:pPr>
      <w:bookmarkStart w:colFirst="0" w:colLast="0" w:name="_qs451bngzk3y" w:id="6"/>
      <w:bookmarkEnd w:id="6"/>
      <w:r w:rsidDel="00000000" w:rsidR="00000000" w:rsidRPr="00000000">
        <w:rPr>
          <w:b w:val="1"/>
          <w:bCs w:val="1"/>
          <w:rtl w:val="0"/>
        </w:rPr>
        <w:t xml:space="preserve">Diving into the Investor Pool Alone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deciding to swim solo in the world of startup financing, you need to be ready to put on multiple hats. You're not just an innovator now, but also a financial analyst, salesperson, and negotiator all wrapped in one. Speaking the language of cash flow charts, profit forecasts, and market trends will become your new norm. You need to show potential investors that your idea isn't just fantastic, it's also a financially sound venture.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Choosing to go it alone brings with it a high level of control and understanding over every intricate detail of your business. This can be advantageous, as it helps maintain a consistent vision and direction. But it's not all sunshine and rainbows. This path requires a significant investment of your time, time that could have been spent on growing and perfecting your core business.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Furthermore, if you're not a natural-born salesperson, pitching your vision to investors can be a daunting task. Investors want to see not just your passion, but also the profitability of your venture. Criticism and rejection are part and parcel of this journey, and it can feel quite personal when your business is under the microscope.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you're thinking about doing the investor search solo, get ready to flex those financial muscles. It's not just about having a fantastic business idea, you need to show investors you can communicate numbers too. Anybody can talk to investors – but few can communicate a vision in a way that speaks to investors and their interests. Think cash flow charts, profit forecasts, scalability, and understanding market trends – that's the language they speak.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Sure, it's a bit more demanding than just focusing on your day-to-day operations, but you keep total control and understand every detail of your venture. However, it does mean you need to carve out a hefty chunk of time for research, planning, and networking, all of which could be spent on your core business.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What are the advantages and disadvantages of looking for investors yourself?:</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Lower financial outlay (depending on your starting point and knowledge).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It’s difficult to view your business idea with the objectivity that an outside consultant can.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You lack expert guidance which can lead to costly mistakes. You simply don’t know what you don’t know.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Time consuming.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ins w:author="Magdalena Reith" w:id="0" w:date="2025-07-21T15:46:30Z"/>
          <w:b w:val="1"/>
          <w:bCs w:val="1"/>
          <w:sz w:val="34"/>
          <w:szCs w:val="34"/>
          <w:rPrChange w:author="Magdalena Reith" w:id="1" w:date="2025-07-21T15:46:30Z">
            <w:rPr/>
          </w:rPrChange>
        </w:rPr>
      </w:pPr>
      <w:ins w:author="Magdalena Reith" w:id="0" w:date="2025-07-21T15:46:30Z">
        <w:bookmarkStart w:colFirst="0" w:colLast="0" w:name="_3120s617oyzr" w:id="7"/>
        <w:bookmarkEnd w:id="7"/>
        <w:r w:rsidDel="00000000" w:rsidR="00000000" w:rsidRPr="00000000">
          <w:rPr>
            <w:b w:val="1"/>
            <w:bCs w:val="1"/>
            <w:sz w:val="34"/>
            <w:szCs w:val="34"/>
            <w:rtl w:val="0"/>
            <w:rPrChange w:author="Magdalena Reith" w:id="1" w:date="2025-07-21T15:46:30Z">
              <w:rPr/>
            </w:rPrChange>
          </w:rPr>
          <w:t xml:space="preserve">🎯 How to Find and Win Investors Yourself — Strategically</w:t>
        </w:r>
      </w:ins>
    </w:p>
    <w:p w:rsidR="00000000" w:rsidDel="00000000" w:rsidP="00000000" w:rsidRDefault="00000000" w:rsidRPr="00000000" w14:paraId="0000002F">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Raising capital isn’t just about getting lucky or being “discovered.”</w:t>
          <w:br w:type="textWrapping"/>
          <w:t xml:space="preserve">It’s a </w:t>
        </w:r>
        <w:r w:rsidDel="00000000" w:rsidR="00000000" w:rsidRPr="00000000">
          <w:rPr>
            <w:b w:val="1"/>
            <w:bCs w:val="1"/>
            <w:rtl w:val="0"/>
            <w:rPrChange w:author="Magdalena Reith" w:id="1" w:date="2025-07-21T15:46:30Z">
              <w:rPr/>
            </w:rPrChange>
          </w:rPr>
          <w:t xml:space="preserve">process</w:t>
        </w:r>
        <w:r w:rsidDel="00000000" w:rsidR="00000000" w:rsidRPr="00000000">
          <w:rPr>
            <w:rtl w:val="0"/>
            <w:rPrChange w:author="Magdalena Reith" w:id="1" w:date="2025-07-21T15:46:30Z">
              <w:rPr/>
            </w:rPrChange>
          </w:rPr>
          <w:t xml:space="preserve"> — and like any good process, it needs </w:t>
        </w:r>
        <w:r w:rsidDel="00000000" w:rsidR="00000000" w:rsidRPr="00000000">
          <w:rPr>
            <w:b w:val="1"/>
            <w:bCs w:val="1"/>
            <w:rtl w:val="0"/>
            <w:rPrChange w:author="Magdalena Reith" w:id="1" w:date="2025-07-21T15:46:30Z">
              <w:rPr/>
            </w:rPrChange>
          </w:rPr>
          <w:t xml:space="preserve">structure, preparation, iteration, and documentation</w:t>
        </w:r>
        <w:r w:rsidDel="00000000" w:rsidR="00000000" w:rsidRPr="00000000">
          <w:rPr>
            <w:rtl w:val="0"/>
            <w:rPrChange w:author="Magdalena Reith" w:id="1" w:date="2025-07-21T15:46:30Z">
              <w:rPr/>
            </w:rPrChange>
          </w:rPr>
          <w:t xml:space="preserve">.</w:t>
        </w:r>
      </w:ins>
    </w:p>
    <w:p w:rsidR="00000000" w:rsidDel="00000000" w:rsidP="00000000" w:rsidRDefault="00000000" w:rsidRPr="00000000" w14:paraId="00000030">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Think of it like this:</w:t>
        </w:r>
      </w:ins>
    </w:p>
    <w:p w:rsidR="00000000" w:rsidDel="00000000" w:rsidP="00000000" w:rsidRDefault="00000000" w:rsidRPr="00000000" w14:paraId="00000031">
      <w:pPr>
        <w:spacing w:after="240" w:before="240" w:lineRule="auto"/>
        <w:ind w:left="600" w:right="600" w:firstLine="0"/>
        <w:rPr>
          <w:ins w:author="Magdalena Reith" w:id="0" w:date="2025-07-21T15:46:30Z"/>
          <w:rPrChange w:author="Magdalena Reith" w:id="1" w:date="2025-07-21T15:46:30Z">
            <w:rPr/>
          </w:rPrChange>
        </w:rPr>
      </w:pPr>
      <w:ins w:author="Magdalena Reith" w:id="0" w:date="2025-07-21T15:46:30Z">
        <w:r w:rsidDel="00000000" w:rsidR="00000000" w:rsidRPr="00000000">
          <w:rPr>
            <w:i w:val="1"/>
            <w:iCs w:val="1"/>
            <w:rtl w:val="0"/>
            <w:rPrChange w:author="Magdalena Reith" w:id="1" w:date="2025-07-21T15:46:30Z">
              <w:rPr/>
            </w:rPrChange>
          </w:rPr>
          <w:t xml:space="preserve">If you were running this as a consultant for someone else — how would you do it?</w:t>
          <w:br w:type="textWrapping"/>
        </w:r>
        <w:r w:rsidDel="00000000" w:rsidR="00000000" w:rsidRPr="00000000">
          <w:rPr>
            <w:rtl w:val="0"/>
            <w:rPrChange w:author="Magdalena Reith" w:id="1" w:date="2025-07-21T15:46:30Z">
              <w:rPr/>
            </w:rPrChange>
          </w:rPr>
          <w:t xml:space="preserve">Do it </w:t>
        </w:r>
        <w:r w:rsidDel="00000000" w:rsidR="00000000" w:rsidRPr="00000000">
          <w:rPr>
            <w:i w:val="1"/>
            <w:iCs w:val="1"/>
            <w:rtl w:val="0"/>
            <w:rPrChange w:author="Magdalena Reith" w:id="1" w:date="2025-07-21T15:46:30Z">
              <w:rPr/>
            </w:rPrChange>
          </w:rPr>
          <w:t xml:space="preserve">exactly</w:t>
        </w:r>
        <w:r w:rsidDel="00000000" w:rsidR="00000000" w:rsidRPr="00000000">
          <w:rPr>
            <w:rtl w:val="0"/>
            <w:rPrChange w:author="Magdalena Reith" w:id="1" w:date="2025-07-21T15:46:30Z">
              <w:rPr/>
            </w:rPrChange>
          </w:rPr>
          <w:t xml:space="preserve"> like that for yourself.</w:t>
        </w:r>
      </w:ins>
    </w:p>
    <w:p w:rsidR="00000000" w:rsidDel="00000000" w:rsidP="00000000" w:rsidRDefault="00000000" w:rsidRPr="00000000" w14:paraId="00000032">
      <w:pPr>
        <w:rPr>
          <w:ins w:author="Magdalena Reith" w:id="0" w:date="2025-07-21T15:46:30Z"/>
          <w:rPrChange w:author="Magdalena Reith" w:id="1" w:date="2025-07-21T15:46:30Z">
            <w:rPr/>
          </w:rPrChange>
        </w:rPr>
      </w:pPr>
      <w:ins w:author="Magdalena Reith" w:id="0" w:date="2025-07-21T15:46:3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33">
      <w:pPr>
        <w:pStyle w:val="Heading3"/>
        <w:keepNext w:val="0"/>
        <w:keepLines w:val="0"/>
        <w:spacing w:before="280" w:lineRule="auto"/>
        <w:rPr>
          <w:ins w:author="Magdalena Reith" w:id="0" w:date="2025-07-21T15:46:30Z"/>
          <w:b w:val="1"/>
          <w:bCs w:val="1"/>
          <w:color w:val="000000"/>
          <w:sz w:val="26"/>
          <w:szCs w:val="26"/>
          <w:rPrChange w:author="Magdalena Reith" w:id="1" w:date="2025-07-21T15:46:30Z">
            <w:rPr/>
          </w:rPrChange>
        </w:rPr>
      </w:pPr>
      <w:ins w:author="Magdalena Reith" w:id="0" w:date="2025-07-21T15:46:30Z">
        <w:bookmarkStart w:colFirst="0" w:colLast="0" w:name="_5kwb9k1a0apt" w:id="8"/>
        <w:bookmarkEnd w:id="8"/>
        <w:r w:rsidDel="00000000" w:rsidR="00000000" w:rsidRPr="00000000">
          <w:rPr>
            <w:b w:val="1"/>
            <w:bCs w:val="1"/>
            <w:color w:val="000000"/>
            <w:sz w:val="26"/>
            <w:szCs w:val="26"/>
            <w:rtl w:val="0"/>
            <w:rPrChange w:author="Magdalena Reith" w:id="1" w:date="2025-07-21T15:46:30Z">
              <w:rPr/>
            </w:rPrChange>
          </w:rPr>
          <w:t xml:space="preserve">🔍 Step 1: Build Your Investor Long List — With Intention</w:t>
        </w:r>
      </w:ins>
    </w:p>
    <w:p w:rsidR="00000000" w:rsidDel="00000000" w:rsidP="00000000" w:rsidRDefault="00000000" w:rsidRPr="00000000" w14:paraId="00000034">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Don’t just “spray and pray” random VCs. Do your homework.</w:t>
        </w:r>
      </w:ins>
    </w:p>
    <w:p w:rsidR="00000000" w:rsidDel="00000000" w:rsidP="00000000" w:rsidRDefault="00000000" w:rsidRPr="00000000" w14:paraId="00000035">
      <w:pPr>
        <w:numPr>
          <w:ilvl w:val="0"/>
          <w:numId w:val="10"/>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Start with </w:t>
        </w:r>
        <w:r w:rsidDel="00000000" w:rsidR="00000000" w:rsidRPr="00000000">
          <w:rPr>
            <w:b w:val="1"/>
            <w:bCs w:val="1"/>
            <w:rtl w:val="0"/>
            <w:rPrChange w:author="Magdalena Reith" w:id="1" w:date="2025-07-21T15:46:30Z">
              <w:rPr/>
            </w:rPrChange>
          </w:rPr>
          <w:t xml:space="preserve">LinkedIn</w:t>
        </w:r>
        <w:r w:rsidDel="00000000" w:rsidR="00000000" w:rsidRPr="00000000">
          <w:rPr>
            <w:rtl w:val="0"/>
            <w:rPrChange w:author="Magdalena Reith" w:id="1" w:date="2025-07-21T15:46:30Z">
              <w:rPr/>
            </w:rPrChange>
          </w:rPr>
          <w:t xml:space="preserve">: Many investors and thought leaders post deal announcements, investor lists, and startup contests.</w:t>
        </w:r>
      </w:ins>
    </w:p>
    <w:p w:rsidR="00000000" w:rsidDel="00000000" w:rsidP="00000000" w:rsidRDefault="00000000" w:rsidRPr="00000000" w14:paraId="00000036">
      <w:pPr>
        <w:numPr>
          <w:ilvl w:val="0"/>
          <w:numId w:val="10"/>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Check platforms like </w:t>
        </w:r>
        <w:r w:rsidDel="00000000" w:rsidR="00000000" w:rsidRPr="00000000">
          <w:rPr>
            <w:b w:val="1"/>
            <w:bCs w:val="1"/>
            <w:rtl w:val="0"/>
            <w:rPrChange w:author="Magdalena Reith" w:id="1" w:date="2025-07-21T15:46:30Z">
              <w:rPr/>
            </w:rPrChange>
          </w:rPr>
          <w:t xml:space="preserve">Crunchbase, Dealroom, Sifted, EU-Startups, AngelList</w:t>
        </w:r>
        <w:r w:rsidDel="00000000" w:rsidR="00000000" w:rsidRPr="00000000">
          <w:rPr>
            <w:rtl w:val="0"/>
            <w:rPrChange w:author="Magdalena Reith" w:id="1" w:date="2025-07-21T15:46:30Z">
              <w:rPr/>
            </w:rPrChange>
          </w:rPr>
          <w:t xml:space="preserve">, etc.</w:t>
        </w:r>
      </w:ins>
    </w:p>
    <w:p w:rsidR="00000000" w:rsidDel="00000000" w:rsidP="00000000" w:rsidRDefault="00000000" w:rsidRPr="00000000" w14:paraId="00000037">
      <w:pPr>
        <w:numPr>
          <w:ilvl w:val="0"/>
          <w:numId w:val="10"/>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Search for:</w:t>
        </w:r>
      </w:ins>
    </w:p>
    <w:p w:rsidR="00000000" w:rsidDel="00000000" w:rsidP="00000000" w:rsidRDefault="00000000" w:rsidRPr="00000000" w14:paraId="00000038">
      <w:pPr>
        <w:numPr>
          <w:ilvl w:val="1"/>
          <w:numId w:val="10"/>
        </w:numPr>
        <w:spacing w:after="0" w:afterAutospacing="0" w:before="0" w:beforeAutospacing="0" w:lineRule="auto"/>
        <w:ind w:left="144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Investors active in </w:t>
        </w:r>
        <w:r w:rsidDel="00000000" w:rsidR="00000000" w:rsidRPr="00000000">
          <w:rPr>
            <w:b w:val="1"/>
            <w:bCs w:val="1"/>
            <w:rtl w:val="0"/>
            <w:rPrChange w:author="Magdalena Reith" w:id="1" w:date="2025-07-21T15:46:30Z">
              <w:rPr/>
            </w:rPrChange>
          </w:rPr>
          <w:t xml:space="preserve">your industry</w:t>
        </w:r>
      </w:ins>
    </w:p>
    <w:p w:rsidR="00000000" w:rsidDel="00000000" w:rsidP="00000000" w:rsidRDefault="00000000" w:rsidRPr="00000000" w14:paraId="00000039">
      <w:pPr>
        <w:numPr>
          <w:ilvl w:val="1"/>
          <w:numId w:val="10"/>
        </w:numPr>
        <w:spacing w:after="0" w:afterAutospacing="0" w:before="0" w:beforeAutospacing="0" w:lineRule="auto"/>
        <w:ind w:left="144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Investors focused on </w:t>
        </w:r>
        <w:r w:rsidDel="00000000" w:rsidR="00000000" w:rsidRPr="00000000">
          <w:rPr>
            <w:b w:val="1"/>
            <w:bCs w:val="1"/>
            <w:rtl w:val="0"/>
            <w:rPrChange w:author="Magdalena Reith" w:id="1" w:date="2025-07-21T15:46:30Z">
              <w:rPr/>
            </w:rPrChange>
          </w:rPr>
          <w:t xml:space="preserve">your stage</w:t>
        </w:r>
        <w:r w:rsidDel="00000000" w:rsidR="00000000" w:rsidRPr="00000000">
          <w:rPr>
            <w:rtl w:val="0"/>
            <w:rPrChange w:author="Magdalena Reith" w:id="1" w:date="2025-07-21T15:46:30Z">
              <w:rPr/>
            </w:rPrChange>
          </w:rPr>
          <w:t xml:space="preserve"> (Pre-Seed, Seed, Series A)</w:t>
        </w:r>
      </w:ins>
    </w:p>
    <w:p w:rsidR="00000000" w:rsidDel="00000000" w:rsidP="00000000" w:rsidRDefault="00000000" w:rsidRPr="00000000" w14:paraId="0000003A">
      <w:pPr>
        <w:numPr>
          <w:ilvl w:val="1"/>
          <w:numId w:val="10"/>
        </w:numPr>
        <w:spacing w:after="0" w:afterAutospacing="0" w:before="0" w:beforeAutospacing="0" w:lineRule="auto"/>
        <w:ind w:left="144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Those who’ve invested in </w:t>
        </w:r>
        <w:r w:rsidDel="00000000" w:rsidR="00000000" w:rsidRPr="00000000">
          <w:rPr>
            <w:b w:val="1"/>
            <w:bCs w:val="1"/>
            <w:rtl w:val="0"/>
            <w:rPrChange w:author="Magdalena Reith" w:id="1" w:date="2025-07-21T15:46:30Z">
              <w:rPr/>
            </w:rPrChange>
          </w:rPr>
          <w:t xml:space="preserve">startups similar to yours — but not direct competitors</w:t>
        </w:r>
      </w:ins>
    </w:p>
    <w:p w:rsidR="00000000" w:rsidDel="00000000" w:rsidP="00000000" w:rsidRDefault="00000000" w:rsidRPr="00000000" w14:paraId="0000003B">
      <w:pPr>
        <w:numPr>
          <w:ilvl w:val="0"/>
          <w:numId w:val="10"/>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Ask yourself:</w:t>
          <w:br w:type="textWrapping"/>
        </w:r>
        <w:r w:rsidDel="00000000" w:rsidR="00000000" w:rsidRPr="00000000">
          <w:rPr>
            <w:i w:val="1"/>
            <w:iCs w:val="1"/>
            <w:rtl w:val="0"/>
            <w:rPrChange w:author="Magdalena Reith" w:id="1" w:date="2025-07-21T15:46:30Z">
              <w:rPr/>
            </w:rPrChange>
          </w:rPr>
          <w:t xml:space="preserve">Would this investor actually understand or care about what I’m building?</w:t>
        </w:r>
      </w:ins>
    </w:p>
    <w:p w:rsidR="00000000" w:rsidDel="00000000" w:rsidP="00000000" w:rsidRDefault="00000000" w:rsidRPr="00000000" w14:paraId="0000003C">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Create a </w:t>
        </w:r>
        <w:r w:rsidDel="00000000" w:rsidR="00000000" w:rsidRPr="00000000">
          <w:rPr>
            <w:b w:val="1"/>
            <w:bCs w:val="1"/>
            <w:rtl w:val="0"/>
            <w:rPrChange w:author="Magdalena Reith" w:id="1" w:date="2025-07-21T15:46:30Z">
              <w:rPr/>
            </w:rPrChange>
          </w:rPr>
          <w:t xml:space="preserve">structured long list in Excel or Notion</w:t>
        </w:r>
        <w:r w:rsidDel="00000000" w:rsidR="00000000" w:rsidRPr="00000000">
          <w:rPr>
            <w:rtl w:val="0"/>
            <w:rPrChange w:author="Magdalena Reith" w:id="1" w:date="2025-07-21T15:46:30Z">
              <w:rPr/>
            </w:rPrChange>
          </w:rPr>
          <w:t xml:space="preserve">, with fields like:</w:t>
        </w:r>
      </w:ins>
    </w:p>
    <w:p w:rsidR="00000000" w:rsidDel="00000000" w:rsidP="00000000" w:rsidRDefault="00000000" w:rsidRPr="00000000" w14:paraId="0000003D">
      <w:pPr>
        <w:numPr>
          <w:ilvl w:val="0"/>
          <w:numId w:val="6"/>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Name</w:t>
        </w:r>
      </w:ins>
    </w:p>
    <w:p w:rsidR="00000000" w:rsidDel="00000000" w:rsidP="00000000" w:rsidRDefault="00000000" w:rsidRPr="00000000" w14:paraId="0000003E">
      <w:pPr>
        <w:numPr>
          <w:ilvl w:val="0"/>
          <w:numId w:val="6"/>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Fund / Role</w:t>
        </w:r>
      </w:ins>
    </w:p>
    <w:p w:rsidR="00000000" w:rsidDel="00000000" w:rsidP="00000000" w:rsidRDefault="00000000" w:rsidRPr="00000000" w14:paraId="0000003F">
      <w:pPr>
        <w:numPr>
          <w:ilvl w:val="0"/>
          <w:numId w:val="6"/>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Focus Area</w:t>
        </w:r>
      </w:ins>
    </w:p>
    <w:p w:rsidR="00000000" w:rsidDel="00000000" w:rsidP="00000000" w:rsidRDefault="00000000" w:rsidRPr="00000000" w14:paraId="00000040">
      <w:pPr>
        <w:numPr>
          <w:ilvl w:val="0"/>
          <w:numId w:val="6"/>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Notable Investments</w:t>
        </w:r>
      </w:ins>
    </w:p>
    <w:p w:rsidR="00000000" w:rsidDel="00000000" w:rsidP="00000000" w:rsidRDefault="00000000" w:rsidRPr="00000000" w14:paraId="00000041">
      <w:pPr>
        <w:numPr>
          <w:ilvl w:val="0"/>
          <w:numId w:val="6"/>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Connection Path</w:t>
        </w:r>
      </w:ins>
    </w:p>
    <w:p w:rsidR="00000000" w:rsidDel="00000000" w:rsidP="00000000" w:rsidRDefault="00000000" w:rsidRPr="00000000" w14:paraId="00000042">
      <w:pPr>
        <w:numPr>
          <w:ilvl w:val="0"/>
          <w:numId w:val="6"/>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Status (Not Contacted / Contacted / Call / Follow-up / Passed)</w:t>
        </w:r>
      </w:ins>
    </w:p>
    <w:p w:rsidR="00000000" w:rsidDel="00000000" w:rsidP="00000000" w:rsidRDefault="00000000" w:rsidRPr="00000000" w14:paraId="00000043">
      <w:pPr>
        <w:rPr>
          <w:ins w:author="Magdalena Reith" w:id="0" w:date="2025-07-21T15:46:30Z"/>
          <w:rPrChange w:author="Magdalena Reith" w:id="1" w:date="2025-07-21T15:46:30Z">
            <w:rPr/>
          </w:rPrChange>
        </w:rPr>
      </w:pPr>
      <w:ins w:author="Magdalena Reith" w:id="0" w:date="2025-07-21T15:46:3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44">
      <w:pPr>
        <w:pStyle w:val="Heading3"/>
        <w:keepNext w:val="0"/>
        <w:keepLines w:val="0"/>
        <w:spacing w:before="280" w:lineRule="auto"/>
        <w:rPr>
          <w:ins w:author="Magdalena Reith" w:id="0" w:date="2025-07-21T15:46:30Z"/>
          <w:b w:val="1"/>
          <w:bCs w:val="1"/>
          <w:color w:val="000000"/>
          <w:sz w:val="26"/>
          <w:szCs w:val="26"/>
          <w:rPrChange w:author="Magdalena Reith" w:id="1" w:date="2025-07-21T15:46:30Z">
            <w:rPr/>
          </w:rPrChange>
        </w:rPr>
      </w:pPr>
      <w:ins w:author="Magdalena Reith" w:id="0" w:date="2025-07-21T15:46:30Z">
        <w:bookmarkStart w:colFirst="0" w:colLast="0" w:name="_w2xupguomvhh" w:id="9"/>
        <w:bookmarkEnd w:id="9"/>
        <w:r w:rsidDel="00000000" w:rsidR="00000000" w:rsidRPr="00000000">
          <w:rPr>
            <w:b w:val="1"/>
            <w:bCs w:val="1"/>
            <w:color w:val="000000"/>
            <w:sz w:val="26"/>
            <w:szCs w:val="26"/>
            <w:rtl w:val="0"/>
            <w:rPrChange w:author="Magdalena Reith" w:id="1" w:date="2025-07-21T15:46:30Z">
              <w:rPr/>
            </w:rPrChange>
          </w:rPr>
          <w:t xml:space="preserve">🪜 Step 2: Start With Lower Stakes — Warm Up Before You Go Big</w:t>
        </w:r>
      </w:ins>
    </w:p>
    <w:p w:rsidR="00000000" w:rsidDel="00000000" w:rsidP="00000000" w:rsidRDefault="00000000" w:rsidRPr="00000000" w14:paraId="00000045">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Don’t start with your dream investor.</w:t>
          <w:br w:type="textWrapping"/>
          <w:t xml:space="preserve">Begin with the ones you’re </w:t>
        </w:r>
        <w:r w:rsidDel="00000000" w:rsidR="00000000" w:rsidRPr="00000000">
          <w:rPr>
            <w:i w:val="1"/>
            <w:iCs w:val="1"/>
            <w:rtl w:val="0"/>
            <w:rPrChange w:author="Magdalena Reith" w:id="1" w:date="2025-07-21T15:46:30Z">
              <w:rPr/>
            </w:rPrChange>
          </w:rPr>
          <w:t xml:space="preserve">less emotionally attached to</w:t>
        </w:r>
        <w:r w:rsidDel="00000000" w:rsidR="00000000" w:rsidRPr="00000000">
          <w:rPr>
            <w:rtl w:val="0"/>
            <w:rPrChange w:author="Magdalena Reith" w:id="1" w:date="2025-07-21T15:46:30Z">
              <w:rPr/>
            </w:rPrChange>
          </w:rPr>
          <w:t xml:space="preserve"> — the ones you’d be OK losing.</w:t>
        </w:r>
      </w:ins>
    </w:p>
    <w:p w:rsidR="00000000" w:rsidDel="00000000" w:rsidP="00000000" w:rsidRDefault="00000000" w:rsidRPr="00000000" w14:paraId="00000046">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Why?</w:t>
        </w:r>
      </w:ins>
    </w:p>
    <w:p w:rsidR="00000000" w:rsidDel="00000000" w:rsidP="00000000" w:rsidRDefault="00000000" w:rsidRPr="00000000" w14:paraId="00000047">
      <w:pPr>
        <w:numPr>
          <w:ilvl w:val="0"/>
          <w:numId w:val="12"/>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You’ll </w:t>
        </w:r>
        <w:r w:rsidDel="00000000" w:rsidR="00000000" w:rsidRPr="00000000">
          <w:rPr>
            <w:b w:val="1"/>
            <w:bCs w:val="1"/>
            <w:rtl w:val="0"/>
            <w:rPrChange w:author="Magdalena Reith" w:id="1" w:date="2025-07-21T15:46:30Z">
              <w:rPr/>
            </w:rPrChange>
          </w:rPr>
          <w:t xml:space="preserve">practice your pitch live</w:t>
        </w:r>
      </w:ins>
    </w:p>
    <w:p w:rsidR="00000000" w:rsidDel="00000000" w:rsidP="00000000" w:rsidRDefault="00000000" w:rsidRPr="00000000" w14:paraId="00000048">
      <w:pPr>
        <w:numPr>
          <w:ilvl w:val="0"/>
          <w:numId w:val="12"/>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You’ll </w:t>
        </w:r>
        <w:r w:rsidDel="00000000" w:rsidR="00000000" w:rsidRPr="00000000">
          <w:rPr>
            <w:b w:val="1"/>
            <w:bCs w:val="1"/>
            <w:rtl w:val="0"/>
            <w:rPrChange w:author="Magdalena Reith" w:id="1" w:date="2025-07-21T15:46:30Z">
              <w:rPr/>
            </w:rPrChange>
          </w:rPr>
          <w:t xml:space="preserve">get real feedback and tough questions</w:t>
        </w:r>
      </w:ins>
    </w:p>
    <w:p w:rsidR="00000000" w:rsidDel="00000000" w:rsidP="00000000" w:rsidRDefault="00000000" w:rsidRPr="00000000" w14:paraId="00000049">
      <w:pPr>
        <w:numPr>
          <w:ilvl w:val="0"/>
          <w:numId w:val="12"/>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You’ll </w:t>
        </w:r>
        <w:r w:rsidDel="00000000" w:rsidR="00000000" w:rsidRPr="00000000">
          <w:rPr>
            <w:b w:val="1"/>
            <w:bCs w:val="1"/>
            <w:rtl w:val="0"/>
            <w:rPrChange w:author="Magdalena Reith" w:id="1" w:date="2025-07-21T15:46:30Z">
              <w:rPr/>
            </w:rPrChange>
          </w:rPr>
          <w:t xml:space="preserve">identify the bottlenecks</w:t>
        </w:r>
        <w:r w:rsidDel="00000000" w:rsidR="00000000" w:rsidRPr="00000000">
          <w:rPr>
            <w:rtl w:val="0"/>
            <w:rPrChange w:author="Magdalena Reith" w:id="1" w:date="2025-07-21T15:46:30Z">
              <w:rPr/>
            </w:rPrChange>
          </w:rPr>
          <w:t xml:space="preserve"> in your story</w:t>
        </w:r>
      </w:ins>
    </w:p>
    <w:p w:rsidR="00000000" w:rsidDel="00000000" w:rsidP="00000000" w:rsidRDefault="00000000" w:rsidRPr="00000000" w14:paraId="0000004A">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Treat early calls as part of the </w:t>
        </w:r>
        <w:r w:rsidDel="00000000" w:rsidR="00000000" w:rsidRPr="00000000">
          <w:rPr>
            <w:b w:val="1"/>
            <w:bCs w:val="1"/>
            <w:rtl w:val="0"/>
            <w:rPrChange w:author="Magdalena Reith" w:id="1" w:date="2025-07-21T15:46:30Z">
              <w:rPr/>
            </w:rPrChange>
          </w:rPr>
          <w:t xml:space="preserve">training process</w:t>
        </w:r>
        <w:r w:rsidDel="00000000" w:rsidR="00000000" w:rsidRPr="00000000">
          <w:rPr>
            <w:rtl w:val="0"/>
            <w:rPrChange w:author="Magdalena Reith" w:id="1" w:date="2025-07-21T15:46:30Z">
              <w:rPr/>
            </w:rPrChange>
          </w:rPr>
          <w:t xml:space="preserve">.</w:t>
        </w:r>
      </w:ins>
    </w:p>
    <w:p w:rsidR="00000000" w:rsidDel="00000000" w:rsidP="00000000" w:rsidRDefault="00000000" w:rsidRPr="00000000" w14:paraId="0000004B">
      <w:pPr>
        <w:rPr>
          <w:ins w:author="Magdalena Reith" w:id="0" w:date="2025-07-21T15:46:30Z"/>
          <w:rPrChange w:author="Magdalena Reith" w:id="1" w:date="2025-07-21T15:46:30Z">
            <w:rPr/>
          </w:rPrChange>
        </w:rPr>
      </w:pPr>
      <w:ins w:author="Magdalena Reith" w:id="0" w:date="2025-07-21T15:46:3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4C">
      <w:pPr>
        <w:pStyle w:val="Heading3"/>
        <w:keepNext w:val="0"/>
        <w:keepLines w:val="0"/>
        <w:spacing w:before="280" w:lineRule="auto"/>
        <w:rPr>
          <w:ins w:author="Magdalena Reith" w:id="0" w:date="2025-07-21T15:46:30Z"/>
          <w:b w:val="1"/>
          <w:bCs w:val="1"/>
          <w:color w:val="000000"/>
          <w:sz w:val="26"/>
          <w:szCs w:val="26"/>
          <w:rPrChange w:author="Magdalena Reith" w:id="1" w:date="2025-07-21T15:46:30Z">
            <w:rPr/>
          </w:rPrChange>
        </w:rPr>
      </w:pPr>
      <w:ins w:author="Magdalena Reith" w:id="0" w:date="2025-07-21T15:46:30Z">
        <w:bookmarkStart w:colFirst="0" w:colLast="0" w:name="_4cg9odd2xkpt" w:id="10"/>
        <w:bookmarkEnd w:id="10"/>
        <w:r w:rsidDel="00000000" w:rsidR="00000000" w:rsidRPr="00000000">
          <w:rPr>
            <w:b w:val="1"/>
            <w:bCs w:val="1"/>
            <w:color w:val="000000"/>
            <w:sz w:val="26"/>
            <w:szCs w:val="26"/>
            <w:rtl w:val="0"/>
            <w:rPrChange w:author="Magdalena Reith" w:id="1" w:date="2025-07-21T15:46:30Z">
              <w:rPr/>
            </w:rPrChange>
          </w:rPr>
          <w:t xml:space="preserve">💬 Step 3: Use Every Call to Learn — Not Just to “Win”</w:t>
        </w:r>
      </w:ins>
    </w:p>
    <w:p w:rsidR="00000000" w:rsidDel="00000000" w:rsidP="00000000" w:rsidRDefault="00000000" w:rsidRPr="00000000" w14:paraId="0000004D">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Every “no” or “not now” is a chance to sharpen your case.</w:t>
        </w:r>
      </w:ins>
    </w:p>
    <w:p w:rsidR="00000000" w:rsidDel="00000000" w:rsidP="00000000" w:rsidRDefault="00000000" w:rsidRPr="00000000" w14:paraId="0000004E">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b w:val="1"/>
            <w:bCs w:val="1"/>
            <w:rtl w:val="0"/>
            <w:rPrChange w:author="Magdalena Reith" w:id="1" w:date="2025-07-21T15:46:30Z">
              <w:rPr/>
            </w:rPrChange>
          </w:rPr>
          <w:t xml:space="preserve">Document everything</w:t>
        </w:r>
        <w:r w:rsidDel="00000000" w:rsidR="00000000" w:rsidRPr="00000000">
          <w:rPr>
            <w:rtl w:val="0"/>
            <w:rPrChange w:author="Magdalena Reith" w:id="1" w:date="2025-07-21T15:46:30Z">
              <w:rPr/>
            </w:rPrChange>
          </w:rPr>
          <w:t xml:space="preserve">:</w:t>
        </w:r>
      </w:ins>
    </w:p>
    <w:p w:rsidR="00000000" w:rsidDel="00000000" w:rsidP="00000000" w:rsidRDefault="00000000" w:rsidRPr="00000000" w14:paraId="0000004F">
      <w:pPr>
        <w:numPr>
          <w:ilvl w:val="0"/>
          <w:numId w:val="21"/>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What questions did they ask?</w:t>
        </w:r>
      </w:ins>
    </w:p>
    <w:p w:rsidR="00000000" w:rsidDel="00000000" w:rsidP="00000000" w:rsidRDefault="00000000" w:rsidRPr="00000000" w14:paraId="00000050">
      <w:pPr>
        <w:numPr>
          <w:ilvl w:val="0"/>
          <w:numId w:val="21"/>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Where did they seem confused or skeptical?</w:t>
        </w:r>
      </w:ins>
    </w:p>
    <w:p w:rsidR="00000000" w:rsidDel="00000000" w:rsidP="00000000" w:rsidRDefault="00000000" w:rsidRPr="00000000" w14:paraId="00000051">
      <w:pPr>
        <w:numPr>
          <w:ilvl w:val="0"/>
          <w:numId w:val="21"/>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What worked? What didn’t?</w:t>
        </w:r>
      </w:ins>
    </w:p>
    <w:p w:rsidR="00000000" w:rsidDel="00000000" w:rsidP="00000000" w:rsidRDefault="00000000" w:rsidRPr="00000000" w14:paraId="00000052">
      <w:pPr>
        <w:numPr>
          <w:ilvl w:val="0"/>
          <w:numId w:val="21"/>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Did they open up at the problem slide? Or the traction slide?</w:t>
        </w:r>
      </w:ins>
    </w:p>
    <w:p w:rsidR="00000000" w:rsidDel="00000000" w:rsidP="00000000" w:rsidRDefault="00000000" w:rsidRPr="00000000" w14:paraId="00000053">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 Pro tip: Start a shared Q&amp;A doc and update your story regularly based on real objections.</w:t>
        </w:r>
      </w:ins>
    </w:p>
    <w:p w:rsidR="00000000" w:rsidDel="00000000" w:rsidP="00000000" w:rsidRDefault="00000000" w:rsidRPr="00000000" w14:paraId="00000054">
      <w:pPr>
        <w:rPr>
          <w:ins w:author="Magdalena Reith" w:id="0" w:date="2025-07-21T15:46:30Z"/>
          <w:rPrChange w:author="Magdalena Reith" w:id="1" w:date="2025-07-21T15:46:30Z">
            <w:rPr/>
          </w:rPrChange>
        </w:rPr>
      </w:pPr>
      <w:ins w:author="Magdalena Reith" w:id="0" w:date="2025-07-21T15:46:3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55">
      <w:pPr>
        <w:pStyle w:val="Heading3"/>
        <w:keepNext w:val="0"/>
        <w:keepLines w:val="0"/>
        <w:spacing w:before="280" w:lineRule="auto"/>
        <w:rPr>
          <w:ins w:author="Magdalena Reith" w:id="0" w:date="2025-07-21T15:46:30Z"/>
          <w:b w:val="1"/>
          <w:bCs w:val="1"/>
          <w:color w:val="000000"/>
          <w:sz w:val="26"/>
          <w:szCs w:val="26"/>
          <w:rPrChange w:author="Magdalena Reith" w:id="1" w:date="2025-07-21T15:46:30Z">
            <w:rPr/>
          </w:rPrChange>
        </w:rPr>
      </w:pPr>
      <w:ins w:author="Magdalena Reith" w:id="0" w:date="2025-07-21T15:46:30Z">
        <w:bookmarkStart w:colFirst="0" w:colLast="0" w:name="_l4v7eah16zdq" w:id="11"/>
        <w:bookmarkEnd w:id="11"/>
        <w:r w:rsidDel="00000000" w:rsidR="00000000" w:rsidRPr="00000000">
          <w:rPr>
            <w:b w:val="1"/>
            <w:bCs w:val="1"/>
            <w:color w:val="000000"/>
            <w:sz w:val="26"/>
            <w:szCs w:val="26"/>
            <w:rtl w:val="0"/>
            <w:rPrChange w:author="Magdalena Reith" w:id="1" w:date="2025-07-21T15:46:30Z">
              <w:rPr/>
            </w:rPrChange>
          </w:rPr>
          <w:t xml:space="preserve">🗂️ Step 4: Build a Shortlist — and Go Deep</w:t>
        </w:r>
      </w:ins>
    </w:p>
    <w:p w:rsidR="00000000" w:rsidDel="00000000" w:rsidP="00000000" w:rsidRDefault="00000000" w:rsidRPr="00000000" w14:paraId="00000056">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Once you’ve sharpened your story, narrow your </w:t>
        </w:r>
        <w:r w:rsidDel="00000000" w:rsidR="00000000" w:rsidRPr="00000000">
          <w:rPr>
            <w:b w:val="1"/>
            <w:bCs w:val="1"/>
            <w:rtl w:val="0"/>
            <w:rPrChange w:author="Magdalena Reith" w:id="1" w:date="2025-07-21T15:46:30Z">
              <w:rPr/>
            </w:rPrChange>
          </w:rPr>
          <w:t xml:space="preserve">shortlist</w:t>
        </w:r>
        <w:r w:rsidDel="00000000" w:rsidR="00000000" w:rsidRPr="00000000">
          <w:rPr>
            <w:rtl w:val="0"/>
            <w:rPrChange w:author="Magdalena Reith" w:id="1" w:date="2025-07-21T15:46:30Z">
              <w:rPr/>
            </w:rPrChange>
          </w:rPr>
          <w:t xml:space="preserve"> to the 10–15 most aligned investors.</w:t>
        </w:r>
      </w:ins>
    </w:p>
    <w:p w:rsidR="00000000" w:rsidDel="00000000" w:rsidP="00000000" w:rsidRDefault="00000000" w:rsidRPr="00000000" w14:paraId="00000057">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These are the ones you want to impress most — with:</w:t>
        </w:r>
      </w:ins>
    </w:p>
    <w:p w:rsidR="00000000" w:rsidDel="00000000" w:rsidP="00000000" w:rsidRDefault="00000000" w:rsidRPr="00000000" w14:paraId="00000058">
      <w:pPr>
        <w:numPr>
          <w:ilvl w:val="0"/>
          <w:numId w:val="16"/>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b w:val="1"/>
            <w:bCs w:val="1"/>
            <w:rtl w:val="0"/>
            <w:rPrChange w:author="Magdalena Reith" w:id="1" w:date="2025-07-21T15:46:30Z">
              <w:rPr/>
            </w:rPrChange>
          </w:rPr>
          <w:t xml:space="preserve">Targeted outreach</w:t>
        </w:r>
      </w:ins>
    </w:p>
    <w:p w:rsidR="00000000" w:rsidDel="00000000" w:rsidP="00000000" w:rsidRDefault="00000000" w:rsidRPr="00000000" w14:paraId="00000059">
      <w:pPr>
        <w:numPr>
          <w:ilvl w:val="0"/>
          <w:numId w:val="16"/>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b w:val="1"/>
            <w:bCs w:val="1"/>
            <w:rtl w:val="0"/>
            <w:rPrChange w:author="Magdalena Reith" w:id="1" w:date="2025-07-21T15:46:30Z">
              <w:rPr/>
            </w:rPrChange>
          </w:rPr>
          <w:t xml:space="preserve">Personalized follow-ups</w:t>
        </w:r>
      </w:ins>
    </w:p>
    <w:p w:rsidR="00000000" w:rsidDel="00000000" w:rsidP="00000000" w:rsidRDefault="00000000" w:rsidRPr="00000000" w14:paraId="0000005A">
      <w:pPr>
        <w:numPr>
          <w:ilvl w:val="0"/>
          <w:numId w:val="16"/>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b w:val="1"/>
            <w:bCs w:val="1"/>
            <w:rtl w:val="0"/>
            <w:rPrChange w:author="Magdalena Reith" w:id="1" w:date="2025-07-21T15:46:30Z">
              <w:rPr/>
            </w:rPrChange>
          </w:rPr>
          <w:t xml:space="preserve">Updates when you hit key milestones</w:t>
        </w:r>
        <w:r w:rsidDel="00000000" w:rsidR="00000000" w:rsidRPr="00000000">
          <w:rPr>
            <w:rtl w:val="0"/>
            <w:rPrChange w:author="Magdalena Reith" w:id="1" w:date="2025-07-21T15:46:30Z">
              <w:rPr/>
            </w:rPrChange>
          </w:rPr>
          <w:t xml:space="preserve"> (e.g., win a contest, finalize prototype, land a big pilot, get press)</w:t>
        </w:r>
      </w:ins>
    </w:p>
    <w:p w:rsidR="00000000" w:rsidDel="00000000" w:rsidP="00000000" w:rsidRDefault="00000000" w:rsidRPr="00000000" w14:paraId="0000005B">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Each update keeps you </w:t>
        </w:r>
        <w:r w:rsidDel="00000000" w:rsidR="00000000" w:rsidRPr="00000000">
          <w:rPr>
            <w:b w:val="1"/>
            <w:bCs w:val="1"/>
            <w:rtl w:val="0"/>
            <w:rPrChange w:author="Magdalena Reith" w:id="1" w:date="2025-07-21T15:46:30Z">
              <w:rPr/>
            </w:rPrChange>
          </w:rPr>
          <w:t xml:space="preserve">in their mind</w:t>
        </w:r>
        <w:r w:rsidDel="00000000" w:rsidR="00000000" w:rsidRPr="00000000">
          <w:rPr>
            <w:rtl w:val="0"/>
            <w:rPrChange w:author="Magdalena Reith" w:id="1" w:date="2025-07-21T15:46:30Z">
              <w:rPr/>
            </w:rPrChange>
          </w:rPr>
          <w:t xml:space="preserve"> and </w:t>
        </w:r>
        <w:r w:rsidDel="00000000" w:rsidR="00000000" w:rsidRPr="00000000">
          <w:rPr>
            <w:b w:val="1"/>
            <w:bCs w:val="1"/>
            <w:rtl w:val="0"/>
            <w:rPrChange w:author="Magdalena Reith" w:id="1" w:date="2025-07-21T15:46:30Z">
              <w:rPr/>
            </w:rPrChange>
          </w:rPr>
          <w:t xml:space="preserve">shows momentum</w:t>
        </w:r>
        <w:r w:rsidDel="00000000" w:rsidR="00000000" w:rsidRPr="00000000">
          <w:rPr>
            <w:rtl w:val="0"/>
            <w:rPrChange w:author="Magdalena Reith" w:id="1" w:date="2025-07-21T15:46:30Z">
              <w:rPr/>
            </w:rPrChange>
          </w:rPr>
          <w:t xml:space="preserve">.</w:t>
        </w:r>
      </w:ins>
    </w:p>
    <w:p w:rsidR="00000000" w:rsidDel="00000000" w:rsidP="00000000" w:rsidRDefault="00000000" w:rsidRPr="00000000" w14:paraId="0000005C">
      <w:pPr>
        <w:spacing w:after="240" w:before="240" w:lineRule="auto"/>
        <w:ind w:left="600" w:right="600" w:firstLine="0"/>
        <w:rPr>
          <w:ins w:author="Magdalena Reith" w:id="0" w:date="2025-07-21T15:46:30Z"/>
          <w:i w:val="1"/>
          <w:iCs w:val="1"/>
          <w:rPrChange w:author="Magdalena Reith" w:id="1" w:date="2025-07-21T15:46:30Z">
            <w:rPr/>
          </w:rPrChange>
        </w:rPr>
      </w:pPr>
      <w:ins w:author="Magdalena Reith" w:id="0" w:date="2025-07-21T15:46:30Z">
        <w:r w:rsidDel="00000000" w:rsidR="00000000" w:rsidRPr="00000000">
          <w:rPr>
            <w:i w:val="1"/>
            <w:iCs w:val="1"/>
            <w:rtl w:val="0"/>
            <w:rPrChange w:author="Magdalena Reith" w:id="1" w:date="2025-07-21T15:46:30Z">
              <w:rPr/>
            </w:rPrChange>
          </w:rPr>
          <w:t xml:space="preserve">“Just wanted to send a quick update — we just brought on a new co-founder from SAP and closed our first pilot customer. Would love to share more if relevant!”</w:t>
        </w:r>
      </w:ins>
    </w:p>
    <w:p w:rsidR="00000000" w:rsidDel="00000000" w:rsidP="00000000" w:rsidRDefault="00000000" w:rsidRPr="00000000" w14:paraId="0000005D">
      <w:pPr>
        <w:rPr>
          <w:ins w:author="Magdalena Reith" w:id="0" w:date="2025-07-21T15:46:30Z"/>
          <w:rPrChange w:author="Magdalena Reith" w:id="1" w:date="2025-07-21T15:46:30Z">
            <w:rPr/>
          </w:rPrChange>
        </w:rPr>
      </w:pPr>
      <w:ins w:author="Magdalena Reith" w:id="0" w:date="2025-07-21T15:46:3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5E">
      <w:pPr>
        <w:pStyle w:val="Heading3"/>
        <w:keepNext w:val="0"/>
        <w:keepLines w:val="0"/>
        <w:spacing w:before="280" w:lineRule="auto"/>
        <w:rPr>
          <w:ins w:author="Magdalena Reith" w:id="0" w:date="2025-07-21T15:46:30Z"/>
          <w:b w:val="1"/>
          <w:bCs w:val="1"/>
          <w:color w:val="000000"/>
          <w:sz w:val="26"/>
          <w:szCs w:val="26"/>
          <w:rPrChange w:author="Magdalena Reith" w:id="1" w:date="2025-07-21T15:46:30Z">
            <w:rPr/>
          </w:rPrChange>
        </w:rPr>
      </w:pPr>
      <w:ins w:author="Magdalena Reith" w:id="0" w:date="2025-07-21T15:46:30Z">
        <w:bookmarkStart w:colFirst="0" w:colLast="0" w:name="_q01n3ygqlpgy" w:id="12"/>
        <w:bookmarkEnd w:id="12"/>
        <w:r w:rsidDel="00000000" w:rsidR="00000000" w:rsidRPr="00000000">
          <w:rPr>
            <w:b w:val="1"/>
            <w:bCs w:val="1"/>
            <w:color w:val="000000"/>
            <w:sz w:val="26"/>
            <w:szCs w:val="26"/>
            <w:rtl w:val="0"/>
            <w:rPrChange w:author="Magdalena Reith" w:id="1" w:date="2025-07-21T15:46:30Z">
              <w:rPr/>
            </w:rPrChange>
          </w:rPr>
          <w:t xml:space="preserve">📩 Step 5: Follow-Up Is Part of the Process — Plan It</w:t>
        </w:r>
      </w:ins>
    </w:p>
    <w:p w:rsidR="00000000" w:rsidDel="00000000" w:rsidP="00000000" w:rsidRDefault="00000000" w:rsidRPr="00000000" w14:paraId="0000005F">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Don’t ghost and don’t wait passively.</w:t>
        </w:r>
      </w:ins>
    </w:p>
    <w:p w:rsidR="00000000" w:rsidDel="00000000" w:rsidP="00000000" w:rsidRDefault="00000000" w:rsidRPr="00000000" w14:paraId="00000060">
      <w:pPr>
        <w:numPr>
          <w:ilvl w:val="0"/>
          <w:numId w:val="5"/>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Schedule follow-ups 3–4 weeks after first contact.</w:t>
        </w:r>
      </w:ins>
    </w:p>
    <w:p w:rsidR="00000000" w:rsidDel="00000000" w:rsidP="00000000" w:rsidRDefault="00000000" w:rsidRPr="00000000" w14:paraId="00000061">
      <w:pPr>
        <w:numPr>
          <w:ilvl w:val="0"/>
          <w:numId w:val="5"/>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Use </w:t>
        </w:r>
        <w:r w:rsidDel="00000000" w:rsidR="00000000" w:rsidRPr="00000000">
          <w:rPr>
            <w:b w:val="1"/>
            <w:bCs w:val="1"/>
            <w:rtl w:val="0"/>
            <w:rPrChange w:author="Magdalena Reith" w:id="1" w:date="2025-07-21T15:46:30Z">
              <w:rPr/>
            </w:rPrChange>
          </w:rPr>
          <w:t xml:space="preserve">new traction</w:t>
        </w:r>
        <w:r w:rsidDel="00000000" w:rsidR="00000000" w:rsidRPr="00000000">
          <w:rPr>
            <w:rtl w:val="0"/>
            <w:rPrChange w:author="Magdalena Reith" w:id="1" w:date="2025-07-21T15:46:30Z">
              <w:rPr/>
            </w:rPrChange>
          </w:rPr>
          <w:t xml:space="preserve"> as your reason to reconnect.</w:t>
        </w:r>
      </w:ins>
    </w:p>
    <w:p w:rsidR="00000000" w:rsidDel="00000000" w:rsidP="00000000" w:rsidRDefault="00000000" w:rsidRPr="00000000" w14:paraId="00000062">
      <w:pPr>
        <w:numPr>
          <w:ilvl w:val="0"/>
          <w:numId w:val="5"/>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If someone passed but gave good feedback — update them when you’ve improved on it.</w:t>
        </w:r>
      </w:ins>
    </w:p>
    <w:p w:rsidR="00000000" w:rsidDel="00000000" w:rsidP="00000000" w:rsidRDefault="00000000" w:rsidRPr="00000000" w14:paraId="00000063">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Investors watch how you communicate as much as what you pitch.</w:t>
        </w:r>
      </w:ins>
    </w:p>
    <w:p w:rsidR="00000000" w:rsidDel="00000000" w:rsidP="00000000" w:rsidRDefault="00000000" w:rsidRPr="00000000" w14:paraId="00000064">
      <w:pPr>
        <w:rPr>
          <w:ins w:author="Magdalena Reith" w:id="0" w:date="2025-07-21T15:46:30Z"/>
          <w:rPrChange w:author="Magdalena Reith" w:id="1" w:date="2025-07-21T15:46:30Z">
            <w:rPr/>
          </w:rPrChange>
        </w:rPr>
      </w:pPr>
      <w:ins w:author="Magdalena Reith" w:id="0" w:date="2025-07-21T15:46:3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65">
      <w:pPr>
        <w:pStyle w:val="Heading3"/>
        <w:keepNext w:val="0"/>
        <w:keepLines w:val="0"/>
        <w:spacing w:before="280" w:lineRule="auto"/>
        <w:rPr>
          <w:ins w:author="Magdalena Reith" w:id="0" w:date="2025-07-21T15:46:30Z"/>
          <w:b w:val="1"/>
          <w:bCs w:val="1"/>
          <w:color w:val="000000"/>
          <w:sz w:val="26"/>
          <w:szCs w:val="26"/>
          <w:rPrChange w:author="Magdalena Reith" w:id="1" w:date="2025-07-21T15:46:30Z">
            <w:rPr/>
          </w:rPrChange>
        </w:rPr>
      </w:pPr>
      <w:ins w:author="Magdalena Reith" w:id="0" w:date="2025-07-21T15:46:30Z">
        <w:bookmarkStart w:colFirst="0" w:colLast="0" w:name="_sa04g4bq65j2" w:id="13"/>
        <w:bookmarkEnd w:id="13"/>
        <w:r w:rsidDel="00000000" w:rsidR="00000000" w:rsidRPr="00000000">
          <w:rPr>
            <w:b w:val="1"/>
            <w:bCs w:val="1"/>
            <w:color w:val="000000"/>
            <w:sz w:val="26"/>
            <w:szCs w:val="26"/>
            <w:rtl w:val="0"/>
            <w:rPrChange w:author="Magdalena Reith" w:id="1" w:date="2025-07-21T15:46:30Z">
              <w:rPr/>
            </w:rPrChange>
          </w:rPr>
          <w:t xml:space="preserve">🧠 Final Thought: Raise Like a Pro — Even Before You’re One</w:t>
        </w:r>
      </w:ins>
    </w:p>
    <w:p w:rsidR="00000000" w:rsidDel="00000000" w:rsidP="00000000" w:rsidRDefault="00000000" w:rsidRPr="00000000" w14:paraId="00000066">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Treat investor outreach like a campaign:</w:t>
        </w:r>
      </w:ins>
    </w:p>
    <w:p w:rsidR="00000000" w:rsidDel="00000000" w:rsidP="00000000" w:rsidRDefault="00000000" w:rsidRPr="00000000" w14:paraId="00000067">
      <w:pPr>
        <w:numPr>
          <w:ilvl w:val="0"/>
          <w:numId w:val="17"/>
        </w:numPr>
        <w:spacing w:after="0" w:afterAutospacing="0" w:before="24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Plan it</w:t>
        </w:r>
      </w:ins>
    </w:p>
    <w:p w:rsidR="00000000" w:rsidDel="00000000" w:rsidP="00000000" w:rsidRDefault="00000000" w:rsidRPr="00000000" w14:paraId="00000068">
      <w:pPr>
        <w:numPr>
          <w:ilvl w:val="0"/>
          <w:numId w:val="17"/>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Track it</w:t>
        </w:r>
      </w:ins>
    </w:p>
    <w:p w:rsidR="00000000" w:rsidDel="00000000" w:rsidP="00000000" w:rsidRDefault="00000000" w:rsidRPr="00000000" w14:paraId="00000069">
      <w:pPr>
        <w:numPr>
          <w:ilvl w:val="0"/>
          <w:numId w:val="17"/>
        </w:numPr>
        <w:spacing w:after="0" w:afterAutospacing="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Learn from it</w:t>
        </w:r>
      </w:ins>
    </w:p>
    <w:p w:rsidR="00000000" w:rsidDel="00000000" w:rsidP="00000000" w:rsidRDefault="00000000" w:rsidRPr="00000000" w14:paraId="0000006A">
      <w:pPr>
        <w:numPr>
          <w:ilvl w:val="0"/>
          <w:numId w:val="17"/>
        </w:numPr>
        <w:spacing w:after="240" w:before="0" w:beforeAutospacing="0" w:lineRule="auto"/>
        <w:ind w:left="720" w:hanging="360"/>
        <w:rPr>
          <w:ins w:author="Magdalena Reith" w:id="0" w:date="2025-07-21T15:46:30Z"/>
          <w:sz w:val="22"/>
          <w:szCs w:val="22"/>
        </w:rPr>
      </w:pPr>
      <w:ins w:author="Magdalena Reith" w:id="0" w:date="2025-07-21T15:46:30Z">
        <w:r w:rsidDel="00000000" w:rsidR="00000000" w:rsidRPr="00000000">
          <w:rPr>
            <w:rtl w:val="0"/>
            <w:rPrChange w:author="Magdalena Reith" w:id="1" w:date="2025-07-21T15:46:30Z">
              <w:rPr/>
            </w:rPrChange>
          </w:rPr>
          <w:t xml:space="preserve">Iterate every week</w:t>
        </w:r>
      </w:ins>
    </w:p>
    <w:p w:rsidR="00000000" w:rsidDel="00000000" w:rsidP="00000000" w:rsidRDefault="00000000" w:rsidRPr="00000000" w14:paraId="0000006B">
      <w:pPr>
        <w:spacing w:after="240" w:before="240" w:lineRule="auto"/>
        <w:rPr>
          <w:ins w:author="Magdalena Reith" w:id="0" w:date="2025-07-21T15:46:30Z"/>
          <w:rPrChange w:author="Magdalena Reith" w:id="1" w:date="2025-07-21T15:46:30Z">
            <w:rPr/>
          </w:rPrChange>
        </w:rPr>
      </w:pPr>
      <w:ins w:author="Magdalena Reith" w:id="0" w:date="2025-07-21T15:46:30Z">
        <w:r w:rsidDel="00000000" w:rsidR="00000000" w:rsidRPr="00000000">
          <w:rPr>
            <w:rtl w:val="0"/>
            <w:rPrChange w:author="Magdalena Reith" w:id="1" w:date="2025-07-21T15:46:30Z">
              <w:rPr/>
            </w:rPrChange>
          </w:rPr>
          <w:t xml:space="preserve">The founders who win aren’t the ones who get it perfect the first time.</w:t>
          <w:br w:type="textWrapping"/>
          <w:t xml:space="preserve">They’re the ones who treat the raise like a </w:t>
        </w:r>
        <w:r w:rsidDel="00000000" w:rsidR="00000000" w:rsidRPr="00000000">
          <w:rPr>
            <w:b w:val="1"/>
            <w:bCs w:val="1"/>
            <w:rtl w:val="0"/>
            <w:rPrChange w:author="Magdalena Reith" w:id="1" w:date="2025-07-21T15:46:30Z">
              <w:rPr/>
            </w:rPrChange>
          </w:rPr>
          <w:t xml:space="preserve">professional sales process</w:t>
        </w:r>
        <w:r w:rsidDel="00000000" w:rsidR="00000000" w:rsidRPr="00000000">
          <w:rPr>
            <w:rtl w:val="0"/>
            <w:rPrChange w:author="Magdalena Reith" w:id="1" w:date="2025-07-21T15:46:30Z">
              <w:rPr/>
            </w:rPrChange>
          </w:rPr>
          <w:t xml:space="preserve"> — with discipline, learning, and heart.</w:t>
        </w:r>
      </w:ins>
    </w:p>
    <w:p w:rsidR="00000000" w:rsidDel="00000000" w:rsidP="00000000" w:rsidRDefault="00000000" w:rsidRPr="00000000" w14:paraId="0000006C">
      <w:pPr>
        <w:spacing w:after="240" w:before="240" w:lineRule="auto"/>
        <w:rPr/>
        <w:pPrChange w:author="Magdalena Reith" w:id="0" w:date="2025-07-21T15:46:30Z">
          <w:pPr>
            <w:pStyle w:val="Heading2"/>
            <w:keepNext w:val="0"/>
            <w:keepLines w:val="0"/>
            <w:spacing w:after="80" w:lineRule="auto"/>
          </w:pPr>
        </w:pPrChange>
      </w:pPr>
      <w:bookmarkStart w:colFirst="0" w:colLast="0" w:name="_kre6r4se4lll" w:id="14"/>
      <w:bookmarkEnd w:id="14"/>
      <w:r w:rsidDel="00000000" w:rsidR="00000000" w:rsidRPr="00000000">
        <w:rPr>
          <w:rtl w:val="0"/>
        </w:rPr>
      </w:r>
    </w:p>
    <w:p w:rsidR="00000000" w:rsidDel="00000000" w:rsidP="00000000" w:rsidRDefault="00000000" w:rsidRPr="00000000" w14:paraId="0000006D">
      <w:pPr>
        <w:rPr>
          <w:b w:val="1"/>
          <w:bCs w:val="1"/>
          <w:color w:val="8e7cc3"/>
          <w:sz w:val="28"/>
          <w:szCs w:val="28"/>
        </w:rPr>
      </w:pPr>
      <w:r w:rsidDel="00000000" w:rsidR="00000000" w:rsidRPr="00000000">
        <w:rPr>
          <w:b w:val="1"/>
          <w:bCs w:val="1"/>
          <w:color w:val="8e7cc3"/>
          <w:sz w:val="28"/>
          <w:szCs w:val="28"/>
          <w:rtl w:val="0"/>
        </w:rPr>
        <w:t xml:space="preserve">RESEARCH</w:t>
      </w:r>
    </w:p>
    <w:p w:rsidR="00000000" w:rsidDel="00000000" w:rsidP="00000000" w:rsidRDefault="00000000" w:rsidRPr="00000000" w14:paraId="0000006E">
      <w:pPr>
        <w:rPr>
          <w:color w:val="8e7cc3"/>
        </w:rPr>
      </w:pPr>
      <w:r w:rsidDel="00000000" w:rsidR="00000000" w:rsidRPr="00000000">
        <w:rPr>
          <w:rtl w:val="0"/>
        </w:rPr>
      </w:r>
    </w:p>
    <w:p w:rsidR="00000000" w:rsidDel="00000000" w:rsidP="00000000" w:rsidRDefault="00000000" w:rsidRPr="00000000" w14:paraId="0000006F">
      <w:pPr>
        <w:rPr>
          <w:b w:val="1"/>
          <w:bCs w:val="1"/>
          <w:color w:val="8e7cc3"/>
          <w:sz w:val="26"/>
          <w:szCs w:val="26"/>
          <w:highlight w:val="white"/>
        </w:rPr>
      </w:pPr>
      <w:r w:rsidDel="00000000" w:rsidR="00000000" w:rsidRPr="00000000">
        <w:rPr>
          <w:b w:val="1"/>
          <w:bCs w:val="1"/>
          <w:color w:val="8e7cc3"/>
          <w:sz w:val="26"/>
          <w:szCs w:val="26"/>
          <w:highlight w:val="white"/>
          <w:rtl w:val="0"/>
        </w:rPr>
        <w:t xml:space="preserve">Common mistakes entrepreneurs make when seeking investors without a consultant:</w:t>
      </w:r>
    </w:p>
    <w:p w:rsidR="00000000" w:rsidDel="00000000" w:rsidP="00000000" w:rsidRDefault="00000000" w:rsidRPr="00000000" w14:paraId="00000070">
      <w:pPr>
        <w:numPr>
          <w:ilvl w:val="0"/>
          <w:numId w:val="4"/>
        </w:numPr>
        <w:ind w:left="720" w:hanging="360"/>
        <w:rPr>
          <w:b w:val="1"/>
          <w:bCs w:val="1"/>
          <w:color w:val="8e7cc3"/>
        </w:rPr>
      </w:pPr>
      <w:hyperlink r:id="rId7">
        <w:r w:rsidDel="00000000" w:rsidR="00000000" w:rsidRPr="00000000">
          <w:rPr>
            <w:b w:val="1"/>
            <w:bCs w:val="1"/>
            <w:color w:val="8e7cc3"/>
            <w:u w:val="single"/>
            <w:rtl w:val="0"/>
          </w:rPr>
          <w:t xml:space="preserve">Not Having A Use Of Funds Schedule</w:t>
        </w:r>
      </w:hyperlink>
      <w:r w:rsidDel="00000000" w:rsidR="00000000" w:rsidRPr="00000000">
        <w:rPr>
          <w:b w:val="1"/>
          <w:bCs w:val="1"/>
          <w:color w:val="8e7cc3"/>
          <w:rtl w:val="0"/>
        </w:rPr>
        <w:t xml:space="preserve">:</w:t>
      </w:r>
      <w:r w:rsidDel="00000000" w:rsidR="00000000" w:rsidRPr="00000000">
        <w:rPr>
          <w:color w:val="8e7cc3"/>
          <w:rtl w:val="0"/>
        </w:rPr>
        <w:t xml:space="preserve"> Entrepreneurs often underestimate the time and resources needed to turn revenues into profit and repay investors. A well-defined Use of Funds Schedule, part of a solid business plan, is crucial to avoid wasting capital and ensure timely investor return.</w:t>
      </w:r>
    </w:p>
    <w:p w:rsidR="00000000" w:rsidDel="00000000" w:rsidP="00000000" w:rsidRDefault="00000000" w:rsidRPr="00000000" w14:paraId="00000071">
      <w:pPr>
        <w:numPr>
          <w:ilvl w:val="0"/>
          <w:numId w:val="4"/>
        </w:numPr>
        <w:ind w:left="720" w:hanging="360"/>
        <w:rPr>
          <w:color w:val="8e7cc3"/>
        </w:rPr>
      </w:pPr>
      <w:hyperlink r:id="rId8">
        <w:r w:rsidDel="00000000" w:rsidR="00000000" w:rsidRPr="00000000">
          <w:rPr>
            <w:b w:val="1"/>
            <w:bCs w:val="1"/>
            <w:color w:val="8e7cc3"/>
            <w:u w:val="single"/>
            <w:rtl w:val="0"/>
          </w:rPr>
          <w:t xml:space="preserve">Not Screening Prospects and Selecting the Right Funder</w:t>
        </w:r>
      </w:hyperlink>
      <w:r w:rsidDel="00000000" w:rsidR="00000000" w:rsidRPr="00000000">
        <w:rPr>
          <w:color w:val="8e7cc3"/>
          <w:rtl w:val="0"/>
        </w:rPr>
        <w:t xml:space="preserve">: Not all investors are the right fit for every business. It’s important to screen potential investors and select those who align with your business goals and values.</w:t>
      </w:r>
    </w:p>
    <w:p w:rsidR="00000000" w:rsidDel="00000000" w:rsidP="00000000" w:rsidRDefault="00000000" w:rsidRPr="00000000" w14:paraId="00000072">
      <w:pPr>
        <w:numPr>
          <w:ilvl w:val="0"/>
          <w:numId w:val="4"/>
        </w:numPr>
        <w:spacing w:after="0" w:afterAutospacing="0"/>
        <w:ind w:left="720" w:hanging="360"/>
        <w:rPr>
          <w:b w:val="1"/>
          <w:bCs w:val="1"/>
          <w:color w:val="8e7cc3"/>
        </w:rPr>
      </w:pPr>
      <w:hyperlink r:id="rId9">
        <w:r w:rsidDel="00000000" w:rsidR="00000000" w:rsidRPr="00000000">
          <w:rPr>
            <w:b w:val="1"/>
            <w:bCs w:val="1"/>
            <w:color w:val="8e7cc3"/>
            <w:u w:val="single"/>
            <w:rtl w:val="0"/>
          </w:rPr>
          <w:t xml:space="preserve">Miscalculating Fundraising Timelines</w:t>
        </w:r>
      </w:hyperlink>
      <w:r w:rsidDel="00000000" w:rsidR="00000000" w:rsidRPr="00000000">
        <w:rPr>
          <w:b w:val="1"/>
          <w:bCs w:val="1"/>
          <w:color w:val="8e7cc3"/>
          <w:rtl w:val="0"/>
        </w:rPr>
        <w:t xml:space="preserve">: </w:t>
      </w:r>
      <w:r w:rsidDel="00000000" w:rsidR="00000000" w:rsidRPr="00000000">
        <w:rPr>
          <w:color w:val="8e7cc3"/>
          <w:rtl w:val="0"/>
        </w:rPr>
        <w:t xml:space="preserve">Entrepreneurs underestimate fundraising time. Double your timeline estimate considering investor delays and thoroughness.</w:t>
      </w:r>
    </w:p>
    <w:p w:rsidR="00000000" w:rsidDel="00000000" w:rsidP="00000000" w:rsidRDefault="00000000" w:rsidRPr="00000000" w14:paraId="00000073">
      <w:pPr>
        <w:numPr>
          <w:ilvl w:val="0"/>
          <w:numId w:val="4"/>
        </w:numPr>
        <w:shd w:fill="f3f3f3" w:val="clear"/>
        <w:spacing w:before="0" w:beforeAutospacing="0" w:lineRule="auto"/>
        <w:ind w:left="720" w:hanging="360"/>
        <w:rPr>
          <w:rFonts w:ascii="Microsoft Yahei" w:cs="Microsoft Yahei" w:eastAsia="Microsoft Yahei" w:hAnsi="Microsoft Yahei"/>
          <w:color w:val="8e7cc3"/>
          <w:sz w:val="21"/>
          <w:szCs w:val="21"/>
        </w:rPr>
      </w:pPr>
      <w:hyperlink r:id="rId10">
        <w:r w:rsidDel="00000000" w:rsidR="00000000" w:rsidRPr="00000000">
          <w:rPr>
            <w:rFonts w:ascii="Microsoft Yahei" w:cs="Microsoft Yahei" w:eastAsia="Microsoft Yahei" w:hAnsi="Microsoft Yahei"/>
            <w:b w:val="1"/>
            <w:bCs w:val="1"/>
            <w:color w:val="8e7cc3"/>
            <w:sz w:val="21"/>
            <w:szCs w:val="21"/>
            <w:u w:val="single"/>
            <w:rtl w:val="0"/>
          </w:rPr>
          <w:t xml:space="preserve">Having Unrealistic Financial Expectations</w:t>
        </w:r>
      </w:hyperlink>
      <w:r w:rsidDel="00000000" w:rsidR="00000000" w:rsidRPr="00000000">
        <w:rPr>
          <w:rFonts w:ascii="Microsoft Yahei" w:cs="Microsoft Yahei" w:eastAsia="Microsoft Yahei" w:hAnsi="Microsoft Yahei"/>
          <w:color w:val="8e7cc3"/>
          <w:sz w:val="21"/>
          <w:szCs w:val="21"/>
          <w:rtl w:val="0"/>
        </w:rPr>
        <w:t xml:space="preserve">:</w:t>
      </w:r>
      <w:r w:rsidDel="00000000" w:rsidR="00000000" w:rsidRPr="00000000">
        <w:rPr>
          <w:rFonts w:ascii="Microsoft Yahei" w:cs="Microsoft Yahei" w:eastAsia="Microsoft Yahei" w:hAnsi="Microsoft Yahei"/>
          <w:color w:val="8e7cc3"/>
          <w:sz w:val="21"/>
          <w:szCs w:val="21"/>
          <w:rtl w:val="0"/>
        </w:rPr>
        <w:t xml:space="preserve"> </w:t>
      </w:r>
      <w:r w:rsidDel="00000000" w:rsidR="00000000" w:rsidRPr="00000000">
        <w:rPr>
          <w:color w:val="8e7cc3"/>
          <w:rtl w:val="0"/>
        </w:rPr>
        <w:t xml:space="preserve">Overestimating future revenues or underestimating costs can lead to unrealistic financial projections, which can turn off investors1.</w:t>
      </w:r>
    </w:p>
    <w:p w:rsidR="00000000" w:rsidDel="00000000" w:rsidP="00000000" w:rsidRDefault="00000000" w:rsidRPr="00000000" w14:paraId="00000074">
      <w:pPr>
        <w:ind w:left="0" w:firstLine="0"/>
        <w:rPr>
          <w:color w:val="8e7cc3"/>
        </w:rPr>
      </w:pPr>
      <w:r w:rsidDel="00000000" w:rsidR="00000000" w:rsidRPr="00000000">
        <w:rPr>
          <w:rtl w:val="0"/>
        </w:rPr>
      </w:r>
    </w:p>
    <w:p w:rsidR="00000000" w:rsidDel="00000000" w:rsidP="00000000" w:rsidRDefault="00000000" w:rsidRPr="00000000" w14:paraId="00000075">
      <w:pPr>
        <w:rPr>
          <w:b w:val="1"/>
          <w:bCs w:val="1"/>
          <w:color w:val="8e7cc3"/>
          <w:sz w:val="26"/>
          <w:szCs w:val="26"/>
          <w:highlight w:val="white"/>
        </w:rPr>
      </w:pPr>
      <w:r w:rsidDel="00000000" w:rsidR="00000000" w:rsidRPr="00000000">
        <w:rPr>
          <w:rtl w:val="0"/>
        </w:rPr>
      </w:r>
    </w:p>
    <w:p w:rsidR="00000000" w:rsidDel="00000000" w:rsidP="00000000" w:rsidRDefault="00000000" w:rsidRPr="00000000" w14:paraId="00000076">
      <w:pPr>
        <w:rPr>
          <w:b w:val="1"/>
          <w:bCs w:val="1"/>
          <w:color w:val="8e7cc3"/>
          <w:sz w:val="26"/>
          <w:szCs w:val="26"/>
          <w:highlight w:val="white"/>
        </w:rPr>
      </w:pPr>
      <w:r w:rsidDel="00000000" w:rsidR="00000000" w:rsidRPr="00000000">
        <w:rPr>
          <w:b w:val="1"/>
          <w:bCs w:val="1"/>
          <w:color w:val="8e7cc3"/>
          <w:sz w:val="26"/>
          <w:szCs w:val="26"/>
          <w:highlight w:val="white"/>
          <w:rtl w:val="0"/>
        </w:rPr>
        <w:t xml:space="preserve">Resources available to help entrepreneurs go it alone:</w:t>
      </w:r>
    </w:p>
    <w:p w:rsidR="00000000" w:rsidDel="00000000" w:rsidP="00000000" w:rsidRDefault="00000000" w:rsidRPr="00000000" w14:paraId="00000077">
      <w:pPr>
        <w:numPr>
          <w:ilvl w:val="0"/>
          <w:numId w:val="11"/>
        </w:numPr>
        <w:ind w:left="720" w:hanging="360"/>
        <w:rPr>
          <w:sz w:val="24"/>
          <w:szCs w:val="24"/>
        </w:rPr>
      </w:pPr>
      <w:r w:rsidDel="00000000" w:rsidR="00000000" w:rsidRPr="00000000">
        <w:rPr>
          <w:b w:val="1"/>
          <w:bCs w:val="1"/>
          <w:color w:val="8e7cc3"/>
          <w:sz w:val="24"/>
          <w:szCs w:val="24"/>
          <w:rtl w:val="0"/>
        </w:rPr>
        <w:t xml:space="preserve">Funding Platforms:</w:t>
      </w:r>
      <w:r w:rsidDel="00000000" w:rsidR="00000000" w:rsidRPr="00000000">
        <w:rPr>
          <w:color w:val="8e7cc3"/>
          <w:sz w:val="24"/>
          <w:szCs w:val="24"/>
          <w:rtl w:val="0"/>
        </w:rPr>
        <w:t xml:space="preserve"> Sites like Kickstarter, Indiegogo, GoFundMe allow entrepreneurs to crowdfund from a large pool of potential backers. Most let you create a fundraising page/pitch for free.</w:t>
      </w:r>
    </w:p>
    <w:p w:rsidR="00000000" w:rsidDel="00000000" w:rsidP="00000000" w:rsidRDefault="00000000" w:rsidRPr="00000000" w14:paraId="00000078">
      <w:pPr>
        <w:numPr>
          <w:ilvl w:val="0"/>
          <w:numId w:val="11"/>
        </w:numPr>
        <w:spacing w:after="0" w:afterAutospacing="0"/>
        <w:ind w:left="720" w:hanging="360"/>
        <w:rPr>
          <w:color w:val="8e7cc3"/>
          <w:sz w:val="24"/>
          <w:szCs w:val="24"/>
        </w:rPr>
      </w:pPr>
      <w:r w:rsidDel="00000000" w:rsidR="00000000" w:rsidRPr="00000000">
        <w:rPr>
          <w:b w:val="1"/>
          <w:bCs w:val="1"/>
          <w:color w:val="8e7cc3"/>
          <w:sz w:val="24"/>
          <w:szCs w:val="24"/>
          <w:rtl w:val="0"/>
        </w:rPr>
        <w:t xml:space="preserve">Angel Groups &amp; Investor Networks: </w:t>
      </w:r>
      <w:r w:rsidDel="00000000" w:rsidR="00000000" w:rsidRPr="00000000">
        <w:rPr>
          <w:color w:val="8e7cc3"/>
          <w:sz w:val="24"/>
          <w:szCs w:val="24"/>
          <w:rtl w:val="0"/>
        </w:rPr>
        <w:t xml:space="preserve">There are many regional and national angel investing groups and online networks that entrepreneurs can apply to independently for funding opportunities - like AngelList and Gust.</w:t>
      </w:r>
    </w:p>
    <w:p w:rsidR="00000000" w:rsidDel="00000000" w:rsidP="00000000" w:rsidRDefault="00000000" w:rsidRPr="00000000" w14:paraId="00000079">
      <w:pPr>
        <w:numPr>
          <w:ilvl w:val="0"/>
          <w:numId w:val="11"/>
        </w:numPr>
        <w:shd w:fill="ffffff" w:val="clear"/>
        <w:spacing w:after="0" w:afterAutospacing="0" w:before="0" w:beforeAutospacing="0" w:lineRule="auto"/>
        <w:ind w:left="720" w:hanging="360"/>
        <w:rPr>
          <w:color w:val="8e7cc3"/>
          <w:sz w:val="24"/>
          <w:szCs w:val="24"/>
        </w:rPr>
      </w:pPr>
      <w:r w:rsidDel="00000000" w:rsidR="00000000" w:rsidRPr="00000000">
        <w:rPr>
          <w:b w:val="1"/>
          <w:bCs w:val="1"/>
          <w:color w:val="8e7cc3"/>
          <w:sz w:val="24"/>
          <w:szCs w:val="24"/>
          <w:highlight w:val="white"/>
          <w:rtl w:val="0"/>
        </w:rPr>
        <w:t xml:space="preserve">Courses and workshops:</w:t>
      </w:r>
      <w:r w:rsidDel="00000000" w:rsidR="00000000" w:rsidRPr="00000000">
        <w:rPr>
          <w:color w:val="8e7cc3"/>
          <w:sz w:val="24"/>
          <w:szCs w:val="24"/>
          <w:highlight w:val="white"/>
          <w:rtl w:val="0"/>
        </w:rPr>
        <w:t xml:space="preserve"> Platforms like Coursera, Udemy, and EdX offer online courses on topics like investor relations, fundraising strategies, and pitching techniques.</w:t>
      </w:r>
    </w:p>
    <w:p w:rsidR="00000000" w:rsidDel="00000000" w:rsidP="00000000" w:rsidRDefault="00000000" w:rsidRPr="00000000" w14:paraId="0000007A">
      <w:pPr>
        <w:numPr>
          <w:ilvl w:val="0"/>
          <w:numId w:val="11"/>
        </w:numPr>
        <w:shd w:fill="ffffff" w:val="clear"/>
        <w:spacing w:after="0" w:afterAutospacing="0" w:before="0" w:beforeAutospacing="0" w:lineRule="auto"/>
        <w:ind w:left="720" w:hanging="360"/>
        <w:rPr>
          <w:color w:val="8e7cc3"/>
          <w:sz w:val="24"/>
          <w:szCs w:val="24"/>
        </w:rPr>
      </w:pPr>
      <w:r w:rsidDel="00000000" w:rsidR="00000000" w:rsidRPr="00000000">
        <w:rPr>
          <w:b w:val="1"/>
          <w:bCs w:val="1"/>
          <w:color w:val="8e7cc3"/>
          <w:sz w:val="24"/>
          <w:szCs w:val="24"/>
          <w:highlight w:val="white"/>
          <w:rtl w:val="0"/>
        </w:rPr>
        <w:t xml:space="preserve">Articles and guides</w:t>
      </w:r>
      <w:r w:rsidDel="00000000" w:rsidR="00000000" w:rsidRPr="00000000">
        <w:rPr>
          <w:color w:val="8e7cc3"/>
          <w:sz w:val="24"/>
          <w:szCs w:val="24"/>
          <w:highlight w:val="white"/>
          <w:rtl w:val="0"/>
        </w:rPr>
        <w:t xml:space="preserve">: Websites like Forbes, Entrepreneur, and Inc. publish articles and guides on various aspects of securing funding without a consultant.</w:t>
      </w:r>
    </w:p>
    <w:p w:rsidR="00000000" w:rsidDel="00000000" w:rsidP="00000000" w:rsidRDefault="00000000" w:rsidRPr="00000000" w14:paraId="0000007B">
      <w:pPr>
        <w:numPr>
          <w:ilvl w:val="0"/>
          <w:numId w:val="11"/>
        </w:numPr>
        <w:shd w:fill="ffffff" w:val="clear"/>
        <w:spacing w:after="0" w:afterAutospacing="0" w:before="0" w:beforeAutospacing="0" w:lineRule="auto"/>
        <w:ind w:left="720" w:hanging="360"/>
        <w:rPr>
          <w:color w:val="8e7cc3"/>
          <w:sz w:val="24"/>
          <w:szCs w:val="24"/>
        </w:rPr>
      </w:pPr>
      <w:r w:rsidDel="00000000" w:rsidR="00000000" w:rsidRPr="00000000">
        <w:rPr>
          <w:b w:val="1"/>
          <w:bCs w:val="1"/>
          <w:color w:val="8e7cc3"/>
          <w:sz w:val="24"/>
          <w:szCs w:val="24"/>
          <w:highlight w:val="white"/>
          <w:rtl w:val="0"/>
        </w:rPr>
        <w:t xml:space="preserve">Templates and tools:</w:t>
      </w:r>
      <w:r w:rsidDel="00000000" w:rsidR="00000000" w:rsidRPr="00000000">
        <w:rPr>
          <w:color w:val="8e7cc3"/>
          <w:sz w:val="24"/>
          <w:szCs w:val="24"/>
          <w:highlight w:val="white"/>
          <w:rtl w:val="0"/>
        </w:rPr>
        <w:t xml:space="preserve"> Many websites offer free or paid templates for creating pitch decks, financial models, and other investor-facing materials.</w:t>
      </w:r>
    </w:p>
    <w:p w:rsidR="00000000" w:rsidDel="00000000" w:rsidP="00000000" w:rsidRDefault="00000000" w:rsidRPr="00000000" w14:paraId="0000007C">
      <w:pPr>
        <w:numPr>
          <w:ilvl w:val="0"/>
          <w:numId w:val="11"/>
        </w:numPr>
        <w:shd w:fill="ffffff" w:val="clear"/>
        <w:spacing w:after="0" w:afterAutospacing="0" w:before="0" w:beforeAutospacing="0" w:lineRule="auto"/>
        <w:ind w:left="720" w:hanging="360"/>
        <w:rPr>
          <w:color w:val="8e7cc3"/>
          <w:sz w:val="24"/>
          <w:szCs w:val="24"/>
        </w:rPr>
      </w:pPr>
      <w:r w:rsidDel="00000000" w:rsidR="00000000" w:rsidRPr="00000000">
        <w:rPr>
          <w:b w:val="1"/>
          <w:bCs w:val="1"/>
          <w:color w:val="8e7cc3"/>
          <w:sz w:val="24"/>
          <w:szCs w:val="24"/>
          <w:rtl w:val="0"/>
        </w:rPr>
        <w:t xml:space="preserve">Books: </w:t>
      </w:r>
      <w:r w:rsidDel="00000000" w:rsidR="00000000" w:rsidRPr="00000000">
        <w:rPr>
          <w:color w:val="8e7cc3"/>
          <w:sz w:val="24"/>
          <w:szCs w:val="24"/>
          <w:rtl w:val="0"/>
        </w:rPr>
        <w:t xml:space="preserve">Numerous books cover fundraising strategies, building investor relationships, and crafting compelling pitches.</w:t>
      </w:r>
    </w:p>
    <w:p w:rsidR="00000000" w:rsidDel="00000000" w:rsidP="00000000" w:rsidRDefault="00000000" w:rsidRPr="00000000" w14:paraId="0000007D">
      <w:pPr>
        <w:numPr>
          <w:ilvl w:val="0"/>
          <w:numId w:val="11"/>
        </w:numPr>
        <w:shd w:fill="ffffff" w:val="clear"/>
        <w:spacing w:after="0" w:afterAutospacing="0" w:before="0" w:beforeAutospacing="0" w:lineRule="auto"/>
        <w:ind w:left="720" w:hanging="360"/>
        <w:rPr>
          <w:color w:val="8e7cc3"/>
          <w:sz w:val="24"/>
          <w:szCs w:val="24"/>
        </w:rPr>
      </w:pPr>
      <w:r w:rsidDel="00000000" w:rsidR="00000000" w:rsidRPr="00000000">
        <w:rPr>
          <w:b w:val="1"/>
          <w:bCs w:val="1"/>
          <w:color w:val="8e7cc3"/>
          <w:sz w:val="24"/>
          <w:szCs w:val="24"/>
          <w:rtl w:val="0"/>
        </w:rPr>
        <w:t xml:space="preserve">Networking events:</w:t>
      </w:r>
      <w:r w:rsidDel="00000000" w:rsidR="00000000" w:rsidRPr="00000000">
        <w:rPr>
          <w:color w:val="8e7cc3"/>
          <w:sz w:val="24"/>
          <w:szCs w:val="24"/>
          <w:rtl w:val="0"/>
        </w:rPr>
        <w:t xml:space="preserve"> Attending industry events, conferences, and workshops can be a great way to connect with potential investors and learn from experienced entrepreneurs.</w:t>
      </w:r>
    </w:p>
    <w:p w:rsidR="00000000" w:rsidDel="00000000" w:rsidP="00000000" w:rsidRDefault="00000000" w:rsidRPr="00000000" w14:paraId="0000007E">
      <w:pPr>
        <w:numPr>
          <w:ilvl w:val="0"/>
          <w:numId w:val="11"/>
        </w:numPr>
        <w:shd w:fill="ffffff" w:val="clear"/>
        <w:spacing w:after="0" w:afterAutospacing="0" w:before="0" w:beforeAutospacing="0" w:lineRule="auto"/>
        <w:ind w:left="720" w:hanging="360"/>
        <w:rPr>
          <w:color w:val="8e7cc3"/>
          <w:sz w:val="24"/>
          <w:szCs w:val="24"/>
        </w:rPr>
      </w:pPr>
      <w:r w:rsidDel="00000000" w:rsidR="00000000" w:rsidRPr="00000000">
        <w:rPr>
          <w:b w:val="1"/>
          <w:bCs w:val="1"/>
          <w:color w:val="8e7cc3"/>
          <w:sz w:val="24"/>
          <w:szCs w:val="24"/>
          <w:rtl w:val="0"/>
        </w:rPr>
        <w:t xml:space="preserve">Mentorship programs:</w:t>
      </w:r>
      <w:r w:rsidDel="00000000" w:rsidR="00000000" w:rsidRPr="00000000">
        <w:rPr>
          <w:color w:val="8e7cc3"/>
          <w:sz w:val="24"/>
          <w:szCs w:val="24"/>
          <w:rtl w:val="0"/>
        </w:rPr>
        <w:t xml:space="preserve"> Many organizations offer mentorship programs that connect entrepreneurs with experienced individuals who can provide guidance and support.</w:t>
      </w:r>
    </w:p>
    <w:p w:rsidR="00000000" w:rsidDel="00000000" w:rsidP="00000000" w:rsidRDefault="00000000" w:rsidRPr="00000000" w14:paraId="0000007F">
      <w:pPr>
        <w:numPr>
          <w:ilvl w:val="0"/>
          <w:numId w:val="11"/>
        </w:numPr>
        <w:ind w:left="720" w:hanging="360"/>
        <w:rPr>
          <w:color w:val="8e7cc3"/>
          <w:sz w:val="24"/>
          <w:szCs w:val="24"/>
        </w:rPr>
      </w:pPr>
      <w:r w:rsidDel="00000000" w:rsidR="00000000" w:rsidRPr="00000000">
        <w:rPr>
          <w:b w:val="1"/>
          <w:bCs w:val="1"/>
          <w:color w:val="8e7cc3"/>
          <w:sz w:val="24"/>
          <w:szCs w:val="24"/>
          <w:rtl w:val="0"/>
        </w:rPr>
        <w:t xml:space="preserve">Accelerators &amp; Incubators: </w:t>
      </w:r>
      <w:r w:rsidDel="00000000" w:rsidR="00000000" w:rsidRPr="00000000">
        <w:rPr>
          <w:color w:val="8e7cc3"/>
          <w:sz w:val="24"/>
          <w:szCs w:val="24"/>
          <w:rtl w:val="0"/>
        </w:rPr>
        <w:t xml:space="preserve">Entrepreneurial programs like Y Combinator provide funding, connections, mentorship and resources in exchange for equity. Many run annual startup funding cycles.</w:t>
      </w:r>
    </w:p>
    <w:p w:rsidR="00000000" w:rsidDel="00000000" w:rsidP="00000000" w:rsidRDefault="00000000" w:rsidRPr="00000000" w14:paraId="00000080">
      <w:pPr>
        <w:rPr>
          <w:b w:val="1"/>
          <w:bCs w:val="1"/>
          <w:color w:val="8e7cc3"/>
          <w:sz w:val="26"/>
          <w:szCs w:val="26"/>
          <w:highlight w:val="white"/>
        </w:rPr>
      </w:pPr>
      <w:r w:rsidDel="00000000" w:rsidR="00000000" w:rsidRPr="00000000">
        <w:rPr>
          <w:rtl w:val="0"/>
        </w:rPr>
      </w:r>
    </w:p>
    <w:p w:rsidR="00000000" w:rsidDel="00000000" w:rsidP="00000000" w:rsidRDefault="00000000" w:rsidRPr="00000000" w14:paraId="00000081">
      <w:pPr>
        <w:ind w:left="0" w:firstLine="0"/>
        <w:rPr>
          <w:color w:val="8e7cc3"/>
          <w:sz w:val="27"/>
          <w:szCs w:val="27"/>
        </w:rPr>
      </w:pPr>
      <w:r w:rsidDel="00000000" w:rsidR="00000000" w:rsidRPr="00000000">
        <w:rPr>
          <w:rtl w:val="0"/>
        </w:rPr>
      </w:r>
    </w:p>
    <w:p w:rsidR="00000000" w:rsidDel="00000000" w:rsidP="00000000" w:rsidRDefault="00000000" w:rsidRPr="00000000" w14:paraId="00000082">
      <w:pPr>
        <w:pStyle w:val="Heading3"/>
        <w:rPr>
          <w:b w:val="1"/>
          <w:bCs w:val="1"/>
        </w:rPr>
      </w:pPr>
      <w:bookmarkStart w:colFirst="0" w:colLast="0" w:name="_eo94thgkx0p6" w:id="15"/>
      <w:bookmarkEnd w:id="15"/>
      <w:r w:rsidDel="00000000" w:rsidR="00000000" w:rsidRPr="00000000">
        <w:rPr>
          <w:b w:val="1"/>
          <w:bCs w:val="1"/>
          <w:rtl w:val="0"/>
        </w:rPr>
        <w:t xml:space="preserve">Hiring a Finance Whizz</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If you go down the consultant route, you're getting a seasoned pro who knows exactly how to pitch to investors. These finance wizards can offer you fresh insights, help you see things from a different angle, and guide you through all the complex financial documents.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Another bonus? They usually have a hefty contact list filled with potential investors that you may never be able to reach alone. In some cases, they'll even help with negotiations, which can be a godsend if haggling isn't your strong suit.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Of course, this all comes with a price tag, and finding a consultant you trust and can afford might be a bit challenging. However, their expertise can significantly boost your chances of securing that much-needed funding.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color w:val="674ea7"/>
          <w:sz w:val="28"/>
          <w:szCs w:val="28"/>
        </w:rPr>
      </w:pPr>
      <w:r w:rsidDel="00000000" w:rsidR="00000000" w:rsidRPr="00000000">
        <w:rPr>
          <w:b w:val="1"/>
          <w:bCs w:val="1"/>
          <w:color w:val="674ea7"/>
          <w:sz w:val="28"/>
          <w:szCs w:val="28"/>
          <w:rtl w:val="0"/>
        </w:rPr>
        <w:t xml:space="preserve">RESEARCH</w:t>
      </w:r>
    </w:p>
    <w:p w:rsidR="00000000" w:rsidDel="00000000" w:rsidP="00000000" w:rsidRDefault="00000000" w:rsidRPr="00000000" w14:paraId="0000008B">
      <w:pPr>
        <w:rPr>
          <w:color w:val="674ea7"/>
          <w:sz w:val="24"/>
          <w:szCs w:val="24"/>
        </w:rPr>
      </w:pPr>
      <w:r w:rsidDel="00000000" w:rsidR="00000000" w:rsidRPr="00000000">
        <w:rPr>
          <w:rtl w:val="0"/>
        </w:rPr>
      </w:r>
    </w:p>
    <w:p w:rsidR="00000000" w:rsidDel="00000000" w:rsidP="00000000" w:rsidRDefault="00000000" w:rsidRPr="00000000" w14:paraId="0000008C">
      <w:pPr>
        <w:rPr>
          <w:b w:val="1"/>
          <w:bCs w:val="1"/>
          <w:color w:val="674ea7"/>
          <w:sz w:val="24"/>
          <w:szCs w:val="24"/>
          <w:highlight w:val="white"/>
        </w:rPr>
      </w:pPr>
      <w:r w:rsidDel="00000000" w:rsidR="00000000" w:rsidRPr="00000000">
        <w:rPr>
          <w:b w:val="1"/>
          <w:bCs w:val="1"/>
          <w:color w:val="674ea7"/>
          <w:sz w:val="24"/>
          <w:szCs w:val="24"/>
          <w:highlight w:val="white"/>
          <w:rtl w:val="0"/>
        </w:rPr>
        <w:t xml:space="preserve">Different types of pitch deck consultants and their specializations: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1. Content and Messaging Experts:</w:t>
      </w:r>
    </w:p>
    <w:p w:rsidR="00000000" w:rsidDel="00000000" w:rsidP="00000000" w:rsidRDefault="00000000" w:rsidRPr="00000000" w14:paraId="0000008F">
      <w:pPr>
        <w:numPr>
          <w:ilvl w:val="0"/>
          <w:numId w:val="8"/>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Specialization:</w:t>
      </w:r>
      <w:r w:rsidDel="00000000" w:rsidR="00000000" w:rsidRPr="00000000">
        <w:rPr>
          <w:color w:val="8e7cc3"/>
          <w:sz w:val="24"/>
          <w:szCs w:val="24"/>
          <w:rtl w:val="0"/>
        </w:rPr>
        <w:t xml:space="preserve"> Craft compelling narratives, refine messaging, and ensure clear communication of the business idea and its value proposition.</w:t>
      </w:r>
    </w:p>
    <w:p w:rsidR="00000000" w:rsidDel="00000000" w:rsidP="00000000" w:rsidRDefault="00000000" w:rsidRPr="00000000" w14:paraId="00000090">
      <w:pPr>
        <w:numPr>
          <w:ilvl w:val="0"/>
          <w:numId w:val="8"/>
        </w:numPr>
        <w:shd w:fill="ffffff" w:val="clear"/>
        <w:spacing w:after="60" w:before="0" w:beforeAutospacing="0" w:lineRule="auto"/>
        <w:ind w:left="720" w:hanging="360"/>
        <w:rPr>
          <w:color w:val="8e7cc3"/>
        </w:rPr>
      </w:pPr>
      <w:r w:rsidDel="00000000" w:rsidR="00000000" w:rsidRPr="00000000">
        <w:rPr>
          <w:b w:val="1"/>
          <w:bCs w:val="1"/>
          <w:color w:val="8e7cc3"/>
          <w:sz w:val="24"/>
          <w:szCs w:val="24"/>
          <w:rtl w:val="0"/>
        </w:rPr>
        <w:t xml:space="preserve">Example:</w:t>
      </w:r>
      <w:r w:rsidDel="00000000" w:rsidR="00000000" w:rsidRPr="00000000">
        <w:rPr>
          <w:color w:val="8e7cc3"/>
          <w:sz w:val="24"/>
          <w:szCs w:val="24"/>
          <w:rtl w:val="0"/>
        </w:rPr>
        <w:t xml:space="preserve"> They might help you identify your "why" and translate it into a captivating story that resonates with investors.</w:t>
      </w:r>
    </w:p>
    <w:p w:rsidR="00000000" w:rsidDel="00000000" w:rsidP="00000000" w:rsidRDefault="00000000" w:rsidRPr="00000000" w14:paraId="00000091">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2. Design and Visual Experts:</w:t>
      </w:r>
    </w:p>
    <w:p w:rsidR="00000000" w:rsidDel="00000000" w:rsidP="00000000" w:rsidRDefault="00000000" w:rsidRPr="00000000" w14:paraId="00000092">
      <w:pPr>
        <w:numPr>
          <w:ilvl w:val="0"/>
          <w:numId w:val="2"/>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Specialization:</w:t>
      </w:r>
      <w:r w:rsidDel="00000000" w:rsidR="00000000" w:rsidRPr="00000000">
        <w:rPr>
          <w:color w:val="8e7cc3"/>
          <w:sz w:val="24"/>
          <w:szCs w:val="24"/>
          <w:rtl w:val="0"/>
        </w:rPr>
        <w:t xml:space="preserve"> Create aesthetically pleasing and impactful pitch decks with strong visuals, data presentation, and branding elements.</w:t>
      </w:r>
    </w:p>
    <w:p w:rsidR="00000000" w:rsidDel="00000000" w:rsidP="00000000" w:rsidRDefault="00000000" w:rsidRPr="00000000" w14:paraId="00000093">
      <w:pPr>
        <w:numPr>
          <w:ilvl w:val="0"/>
          <w:numId w:val="2"/>
        </w:numPr>
        <w:shd w:fill="ffffff" w:val="clear"/>
        <w:spacing w:after="60" w:before="0" w:beforeAutospacing="0" w:lineRule="auto"/>
        <w:ind w:left="720" w:hanging="360"/>
        <w:rPr>
          <w:color w:val="8e7cc3"/>
        </w:rPr>
      </w:pPr>
      <w:r w:rsidDel="00000000" w:rsidR="00000000" w:rsidRPr="00000000">
        <w:rPr>
          <w:b w:val="1"/>
          <w:bCs w:val="1"/>
          <w:color w:val="8e7cc3"/>
          <w:sz w:val="24"/>
          <w:szCs w:val="24"/>
          <w:rtl w:val="0"/>
        </w:rPr>
        <w:t xml:space="preserve">Example:</w:t>
      </w:r>
      <w:r w:rsidDel="00000000" w:rsidR="00000000" w:rsidRPr="00000000">
        <w:rPr>
          <w:color w:val="8e7cc3"/>
          <w:sz w:val="24"/>
          <w:szCs w:val="24"/>
          <w:rtl w:val="0"/>
        </w:rPr>
        <w:t xml:space="preserve"> They may help you choose appropriate visuals, design infographics, and ensure a consistent and professional look for your deck.</w:t>
      </w:r>
    </w:p>
    <w:p w:rsidR="00000000" w:rsidDel="00000000" w:rsidP="00000000" w:rsidRDefault="00000000" w:rsidRPr="00000000" w14:paraId="00000094">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3. Financial Modeling and Valuation Experts:</w:t>
      </w:r>
    </w:p>
    <w:p w:rsidR="00000000" w:rsidDel="00000000" w:rsidP="00000000" w:rsidRDefault="00000000" w:rsidRPr="00000000" w14:paraId="00000095">
      <w:pPr>
        <w:numPr>
          <w:ilvl w:val="0"/>
          <w:numId w:val="7"/>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Specialization:</w:t>
      </w:r>
      <w:r w:rsidDel="00000000" w:rsidR="00000000" w:rsidRPr="00000000">
        <w:rPr>
          <w:color w:val="8e7cc3"/>
          <w:sz w:val="24"/>
          <w:szCs w:val="24"/>
          <w:rtl w:val="0"/>
        </w:rPr>
        <w:t xml:space="preserve"> Develop robust financial models, projections, and valuations to demonstrate the financial viability of your business.</w:t>
      </w:r>
    </w:p>
    <w:p w:rsidR="00000000" w:rsidDel="00000000" w:rsidP="00000000" w:rsidRDefault="00000000" w:rsidRPr="00000000" w14:paraId="00000096">
      <w:pPr>
        <w:numPr>
          <w:ilvl w:val="0"/>
          <w:numId w:val="7"/>
        </w:numPr>
        <w:shd w:fill="ffffff" w:val="clear"/>
        <w:spacing w:after="60" w:before="0" w:beforeAutospacing="0" w:lineRule="auto"/>
        <w:ind w:left="720" w:hanging="360"/>
        <w:rPr>
          <w:color w:val="8e7cc3"/>
        </w:rPr>
      </w:pPr>
      <w:r w:rsidDel="00000000" w:rsidR="00000000" w:rsidRPr="00000000">
        <w:rPr>
          <w:b w:val="1"/>
          <w:bCs w:val="1"/>
          <w:color w:val="8e7cc3"/>
          <w:sz w:val="24"/>
          <w:szCs w:val="24"/>
          <w:rtl w:val="0"/>
        </w:rPr>
        <w:t xml:space="preserve">Example:</w:t>
      </w:r>
      <w:r w:rsidDel="00000000" w:rsidR="00000000" w:rsidRPr="00000000">
        <w:rPr>
          <w:color w:val="8e7cc3"/>
          <w:sz w:val="24"/>
          <w:szCs w:val="24"/>
          <w:rtl w:val="0"/>
        </w:rPr>
        <w:t xml:space="preserve"> They can help you create realistic financial forecasts, calculate key metrics, and present your company's potential value to investors.</w:t>
      </w:r>
    </w:p>
    <w:p w:rsidR="00000000" w:rsidDel="00000000" w:rsidP="00000000" w:rsidRDefault="00000000" w:rsidRPr="00000000" w14:paraId="00000097">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4. Industry-Specific Consultants:</w:t>
      </w:r>
    </w:p>
    <w:p w:rsidR="00000000" w:rsidDel="00000000" w:rsidP="00000000" w:rsidRDefault="00000000" w:rsidRPr="00000000" w14:paraId="00000098">
      <w:pPr>
        <w:numPr>
          <w:ilvl w:val="0"/>
          <w:numId w:val="15"/>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Specialization:</w:t>
      </w:r>
      <w:r w:rsidDel="00000000" w:rsidR="00000000" w:rsidRPr="00000000">
        <w:rPr>
          <w:color w:val="8e7cc3"/>
          <w:sz w:val="24"/>
          <w:szCs w:val="24"/>
          <w:rtl w:val="0"/>
        </w:rPr>
        <w:t xml:space="preserve"> Possess deep knowledge of specific industries and understand the unique challenges and opportunities faced by businesses within those sectors.</w:t>
      </w:r>
    </w:p>
    <w:p w:rsidR="00000000" w:rsidDel="00000000" w:rsidP="00000000" w:rsidRDefault="00000000" w:rsidRPr="00000000" w14:paraId="00000099">
      <w:pPr>
        <w:numPr>
          <w:ilvl w:val="0"/>
          <w:numId w:val="15"/>
        </w:numPr>
        <w:shd w:fill="ffffff" w:val="clear"/>
        <w:spacing w:after="60" w:before="0" w:beforeAutospacing="0" w:lineRule="auto"/>
        <w:ind w:left="720" w:hanging="360"/>
        <w:rPr>
          <w:color w:val="8e7cc3"/>
        </w:rPr>
      </w:pPr>
      <w:r w:rsidDel="00000000" w:rsidR="00000000" w:rsidRPr="00000000">
        <w:rPr>
          <w:b w:val="1"/>
          <w:bCs w:val="1"/>
          <w:color w:val="8e7cc3"/>
          <w:sz w:val="24"/>
          <w:szCs w:val="24"/>
          <w:rtl w:val="0"/>
        </w:rPr>
        <w:t xml:space="preserve">Example:</w:t>
      </w:r>
      <w:r w:rsidDel="00000000" w:rsidR="00000000" w:rsidRPr="00000000">
        <w:rPr>
          <w:color w:val="8e7cc3"/>
          <w:sz w:val="24"/>
          <w:szCs w:val="24"/>
          <w:rtl w:val="0"/>
        </w:rPr>
        <w:t xml:space="preserve"> They can tailor your pitch deck to address the specific interests and concerns of investors familiar with your industry.</w:t>
      </w:r>
    </w:p>
    <w:p w:rsidR="00000000" w:rsidDel="00000000" w:rsidP="00000000" w:rsidRDefault="00000000" w:rsidRPr="00000000" w14:paraId="0000009A">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5. Fundraising Strategy Consultants:</w:t>
      </w:r>
    </w:p>
    <w:p w:rsidR="00000000" w:rsidDel="00000000" w:rsidP="00000000" w:rsidRDefault="00000000" w:rsidRPr="00000000" w14:paraId="0000009B">
      <w:pPr>
        <w:numPr>
          <w:ilvl w:val="0"/>
          <w:numId w:val="22"/>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Specialization:</w:t>
      </w:r>
      <w:r w:rsidDel="00000000" w:rsidR="00000000" w:rsidRPr="00000000">
        <w:rPr>
          <w:color w:val="8e7cc3"/>
          <w:sz w:val="24"/>
          <w:szCs w:val="24"/>
          <w:rtl w:val="0"/>
        </w:rPr>
        <w:t xml:space="preserve"> Guide you through the entire fundraising process, including developing a fundraising strategy, identifying potential investors, and preparing for investor meetings.</w:t>
      </w:r>
    </w:p>
    <w:p w:rsidR="00000000" w:rsidDel="00000000" w:rsidP="00000000" w:rsidRDefault="00000000" w:rsidRPr="00000000" w14:paraId="0000009C">
      <w:pPr>
        <w:numPr>
          <w:ilvl w:val="0"/>
          <w:numId w:val="22"/>
        </w:numPr>
        <w:shd w:fill="ffffff" w:val="clear"/>
        <w:spacing w:after="60" w:before="0" w:beforeAutospacing="0" w:lineRule="auto"/>
        <w:ind w:left="720" w:hanging="360"/>
        <w:rPr>
          <w:color w:val="8e7cc3"/>
        </w:rPr>
      </w:pPr>
      <w:r w:rsidDel="00000000" w:rsidR="00000000" w:rsidRPr="00000000">
        <w:rPr>
          <w:b w:val="1"/>
          <w:bCs w:val="1"/>
          <w:color w:val="8e7cc3"/>
          <w:sz w:val="24"/>
          <w:szCs w:val="24"/>
          <w:rtl w:val="0"/>
        </w:rPr>
        <w:t xml:space="preserve">Example:</w:t>
      </w:r>
      <w:r w:rsidDel="00000000" w:rsidR="00000000" w:rsidRPr="00000000">
        <w:rPr>
          <w:color w:val="8e7cc3"/>
          <w:sz w:val="24"/>
          <w:szCs w:val="24"/>
          <w:rtl w:val="0"/>
        </w:rPr>
        <w:t xml:space="preserve"> They might help you define your funding goals, create an investor targeting list, and practice your pitch delivery.</w:t>
      </w:r>
    </w:p>
    <w:p w:rsidR="00000000" w:rsidDel="00000000" w:rsidP="00000000" w:rsidRDefault="00000000" w:rsidRPr="00000000" w14:paraId="0000009D">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6. Hybrid Consultants:</w:t>
      </w:r>
    </w:p>
    <w:p w:rsidR="00000000" w:rsidDel="00000000" w:rsidP="00000000" w:rsidRDefault="00000000" w:rsidRPr="00000000" w14:paraId="0000009E">
      <w:pPr>
        <w:numPr>
          <w:ilvl w:val="0"/>
          <w:numId w:val="13"/>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Specialization:</w:t>
      </w:r>
      <w:r w:rsidDel="00000000" w:rsidR="00000000" w:rsidRPr="00000000">
        <w:rPr>
          <w:color w:val="8e7cc3"/>
          <w:sz w:val="24"/>
          <w:szCs w:val="24"/>
          <w:rtl w:val="0"/>
        </w:rPr>
        <w:t xml:space="preserve"> Offer a combination of the above expertise, encompassing elements of content, design, financial modeling, and fundraising strategy.</w:t>
      </w:r>
    </w:p>
    <w:p w:rsidR="00000000" w:rsidDel="00000000" w:rsidP="00000000" w:rsidRDefault="00000000" w:rsidRPr="00000000" w14:paraId="0000009F">
      <w:pPr>
        <w:numPr>
          <w:ilvl w:val="0"/>
          <w:numId w:val="13"/>
        </w:numPr>
        <w:shd w:fill="ffffff" w:val="clear"/>
        <w:spacing w:after="60" w:before="0" w:beforeAutospacing="0" w:lineRule="auto"/>
        <w:ind w:left="720" w:hanging="360"/>
        <w:rPr>
          <w:color w:val="8e7cc3"/>
        </w:rPr>
      </w:pPr>
      <w:r w:rsidDel="00000000" w:rsidR="00000000" w:rsidRPr="00000000">
        <w:rPr>
          <w:b w:val="1"/>
          <w:bCs w:val="1"/>
          <w:color w:val="8e7cc3"/>
          <w:sz w:val="24"/>
          <w:szCs w:val="24"/>
          <w:rtl w:val="0"/>
        </w:rPr>
        <w:t xml:space="preserve">Example:</w:t>
      </w:r>
      <w:r w:rsidDel="00000000" w:rsidR="00000000" w:rsidRPr="00000000">
        <w:rPr>
          <w:color w:val="8e7cc3"/>
          <w:sz w:val="24"/>
          <w:szCs w:val="24"/>
          <w:rtl w:val="0"/>
        </w:rPr>
        <w:t xml:space="preserve"> This type of consultant can provide a more comprehensive service, tackling various aspects of your pitch deck and overall fundraising journey.</w:t>
      </w:r>
      <w:r w:rsidDel="00000000" w:rsidR="00000000" w:rsidRPr="00000000">
        <w:rPr>
          <w:rtl w:val="0"/>
        </w:rPr>
      </w:r>
    </w:p>
    <w:p w:rsidR="00000000" w:rsidDel="00000000" w:rsidP="00000000" w:rsidRDefault="00000000" w:rsidRPr="00000000" w14:paraId="000000A0">
      <w:pPr>
        <w:rPr>
          <w:color w:val="674ea7"/>
        </w:rPr>
      </w:pPr>
      <w:r w:rsidDel="00000000" w:rsidR="00000000" w:rsidRPr="00000000">
        <w:rPr>
          <w:rtl w:val="0"/>
        </w:rPr>
      </w:r>
    </w:p>
    <w:p w:rsidR="00000000" w:rsidDel="00000000" w:rsidP="00000000" w:rsidRDefault="00000000" w:rsidRPr="00000000" w14:paraId="000000A1">
      <w:pPr>
        <w:rPr>
          <w:b w:val="1"/>
          <w:bCs w:val="1"/>
          <w:color w:val="674ea7"/>
          <w:sz w:val="24"/>
          <w:szCs w:val="24"/>
          <w:highlight w:val="white"/>
        </w:rPr>
      </w:pPr>
      <w:r w:rsidDel="00000000" w:rsidR="00000000" w:rsidRPr="00000000">
        <w:rPr>
          <w:b w:val="1"/>
          <w:bCs w:val="1"/>
          <w:color w:val="674ea7"/>
          <w:sz w:val="24"/>
          <w:szCs w:val="24"/>
          <w:highlight w:val="white"/>
          <w:rtl w:val="0"/>
        </w:rPr>
        <w:t xml:space="preserve">Tips for finding and vetting a pitch deck consultant:</w:t>
      </w:r>
    </w:p>
    <w:p w:rsidR="00000000" w:rsidDel="00000000" w:rsidP="00000000" w:rsidRDefault="00000000" w:rsidRPr="00000000" w14:paraId="000000A2">
      <w:pPr>
        <w:numPr>
          <w:ilvl w:val="0"/>
          <w:numId w:val="14"/>
        </w:numPr>
        <w:ind w:left="720" w:hanging="360"/>
        <w:rPr>
          <w:color w:val="8e7cc3"/>
        </w:rPr>
      </w:pPr>
      <w:r w:rsidDel="00000000" w:rsidR="00000000" w:rsidRPr="00000000">
        <w:rPr>
          <w:color w:val="8e7cc3"/>
          <w:rtl w:val="0"/>
        </w:rPr>
        <w:t xml:space="preserve">Get personal referrals from other founders who have successfully raised money. Ask about their experience working with consultants.</w:t>
      </w:r>
    </w:p>
    <w:p w:rsidR="00000000" w:rsidDel="00000000" w:rsidP="00000000" w:rsidRDefault="00000000" w:rsidRPr="00000000" w14:paraId="000000A3">
      <w:pPr>
        <w:numPr>
          <w:ilvl w:val="0"/>
          <w:numId w:val="14"/>
        </w:numPr>
        <w:ind w:left="720" w:hanging="360"/>
        <w:rPr>
          <w:color w:val="8e7cc3"/>
        </w:rPr>
      </w:pPr>
      <w:r w:rsidDel="00000000" w:rsidR="00000000" w:rsidRPr="00000000">
        <w:rPr>
          <w:color w:val="8e7cc3"/>
          <w:rtl w:val="0"/>
        </w:rPr>
        <w:t xml:space="preserve">Review portfolios and case studies from prospective consultants to evaluate their previous decks/outcomes.</w:t>
      </w:r>
    </w:p>
    <w:p w:rsidR="00000000" w:rsidDel="00000000" w:rsidP="00000000" w:rsidRDefault="00000000" w:rsidRPr="00000000" w14:paraId="000000A4">
      <w:pPr>
        <w:numPr>
          <w:ilvl w:val="0"/>
          <w:numId w:val="14"/>
        </w:numPr>
        <w:ind w:left="720" w:hanging="360"/>
        <w:rPr>
          <w:color w:val="8e7cc3"/>
        </w:rPr>
      </w:pPr>
      <w:r w:rsidDel="00000000" w:rsidR="00000000" w:rsidRPr="00000000">
        <w:rPr>
          <w:color w:val="8e7cc3"/>
          <w:rtl w:val="0"/>
        </w:rPr>
        <w:t xml:space="preserve">Ensure they have expertise specifically with startups in your growth stage (pre-seed, seed, Series A, etc).</w:t>
      </w:r>
    </w:p>
    <w:p w:rsidR="00000000" w:rsidDel="00000000" w:rsidP="00000000" w:rsidRDefault="00000000" w:rsidRPr="00000000" w14:paraId="000000A5">
      <w:pPr>
        <w:numPr>
          <w:ilvl w:val="0"/>
          <w:numId w:val="14"/>
        </w:numPr>
        <w:ind w:left="720" w:hanging="360"/>
        <w:rPr>
          <w:color w:val="8e7cc3"/>
        </w:rPr>
      </w:pPr>
      <w:r w:rsidDel="00000000" w:rsidR="00000000" w:rsidRPr="00000000">
        <w:rPr>
          <w:color w:val="8e7cc3"/>
          <w:rtl w:val="0"/>
        </w:rPr>
        <w:t xml:space="preserve">Ask detailed questions about their pitch design process and strategic approach. Make sure it aligns to your fundraising needs.</w:t>
      </w:r>
    </w:p>
    <w:p w:rsidR="00000000" w:rsidDel="00000000" w:rsidP="00000000" w:rsidRDefault="00000000" w:rsidRPr="00000000" w14:paraId="000000A6">
      <w:pPr>
        <w:numPr>
          <w:ilvl w:val="0"/>
          <w:numId w:val="14"/>
        </w:numPr>
        <w:ind w:left="720" w:hanging="360"/>
        <w:rPr>
          <w:color w:val="8e7cc3"/>
        </w:rPr>
      </w:pPr>
      <w:r w:rsidDel="00000000" w:rsidR="00000000" w:rsidRPr="00000000">
        <w:rPr>
          <w:color w:val="8e7cc3"/>
          <w:rtl w:val="0"/>
        </w:rPr>
        <w:t xml:space="preserve">Inquire if they will personally create the deck or outsource/delegate any parts of it.</w:t>
      </w:r>
    </w:p>
    <w:p w:rsidR="00000000" w:rsidDel="00000000" w:rsidP="00000000" w:rsidRDefault="00000000" w:rsidRPr="00000000" w14:paraId="000000A7">
      <w:pPr>
        <w:numPr>
          <w:ilvl w:val="0"/>
          <w:numId w:val="14"/>
        </w:numPr>
        <w:ind w:left="720" w:hanging="360"/>
        <w:rPr>
          <w:color w:val="8e7cc3"/>
        </w:rPr>
      </w:pPr>
      <w:r w:rsidDel="00000000" w:rsidR="00000000" w:rsidRPr="00000000">
        <w:rPr>
          <w:color w:val="8e7cc3"/>
          <w:rtl w:val="0"/>
        </w:rPr>
        <w:t xml:space="preserve">Ask how available they will be for questions, revisions, and coaching as you fundraise.</w:t>
      </w:r>
    </w:p>
    <w:p w:rsidR="00000000" w:rsidDel="00000000" w:rsidP="00000000" w:rsidRDefault="00000000" w:rsidRPr="00000000" w14:paraId="000000A8">
      <w:pPr>
        <w:numPr>
          <w:ilvl w:val="0"/>
          <w:numId w:val="14"/>
        </w:numPr>
        <w:ind w:left="720" w:hanging="360"/>
        <w:rPr>
          <w:color w:val="8e7cc3"/>
        </w:rPr>
      </w:pPr>
      <w:r w:rsidDel="00000000" w:rsidR="00000000" w:rsidRPr="00000000">
        <w:rPr>
          <w:color w:val="8e7cc3"/>
          <w:rtl w:val="0"/>
        </w:rPr>
        <w:t xml:space="preserve">Clearly agree on an budget and what deliverables are included before starting. Get everything in writing.</w:t>
      </w:r>
    </w:p>
    <w:p w:rsidR="00000000" w:rsidDel="00000000" w:rsidP="00000000" w:rsidRDefault="00000000" w:rsidRPr="00000000" w14:paraId="000000A9">
      <w:pPr>
        <w:numPr>
          <w:ilvl w:val="0"/>
          <w:numId w:val="14"/>
        </w:numPr>
        <w:ind w:left="720" w:hanging="360"/>
        <w:rPr>
          <w:color w:val="8e7cc3"/>
        </w:rPr>
      </w:pPr>
      <w:r w:rsidDel="00000000" w:rsidR="00000000" w:rsidRPr="00000000">
        <w:rPr>
          <w:color w:val="8e7cc3"/>
          <w:rtl w:val="0"/>
        </w:rPr>
        <w:t xml:space="preserve">Consider compatibility - make sure your personalities and work styles mesh well. Important since you'll collaborate closely.</w:t>
      </w:r>
      <w:r w:rsidDel="00000000" w:rsidR="00000000" w:rsidRPr="00000000">
        <w:rPr>
          <w:rtl w:val="0"/>
        </w:rPr>
      </w:r>
    </w:p>
    <w:p w:rsidR="00000000" w:rsidDel="00000000" w:rsidP="00000000" w:rsidRDefault="00000000" w:rsidRPr="00000000" w14:paraId="000000AA">
      <w:pPr>
        <w:rPr>
          <w:b w:val="1"/>
          <w:bCs w:val="1"/>
          <w:color w:val="674ea7"/>
          <w:sz w:val="24"/>
          <w:szCs w:val="24"/>
          <w:highlight w:val="white"/>
        </w:rPr>
      </w:pPr>
      <w:r w:rsidDel="00000000" w:rsidR="00000000" w:rsidRPr="00000000">
        <w:rPr>
          <w:rtl w:val="0"/>
        </w:rPr>
      </w:r>
    </w:p>
    <w:p w:rsidR="00000000" w:rsidDel="00000000" w:rsidP="00000000" w:rsidRDefault="00000000" w:rsidRPr="00000000" w14:paraId="000000AB">
      <w:pPr>
        <w:rPr>
          <w:rFonts w:ascii="Roboto" w:cs="Roboto" w:eastAsia="Roboto" w:hAnsi="Roboto"/>
          <w:b w:val="1"/>
          <w:bCs w:val="1"/>
          <w:color w:val="29261b"/>
          <w:sz w:val="24"/>
          <w:szCs w:val="24"/>
          <w:highlight w:val="white"/>
        </w:rPr>
      </w:pPr>
      <w:r w:rsidDel="00000000" w:rsidR="00000000" w:rsidRPr="00000000">
        <w:rPr>
          <w:b w:val="1"/>
          <w:bCs w:val="1"/>
          <w:color w:val="674ea7"/>
          <w:sz w:val="24"/>
          <w:szCs w:val="24"/>
          <w:highlight w:val="white"/>
          <w:rtl w:val="0"/>
        </w:rPr>
        <w:t xml:space="preserve">Alternatives to traditional pitch deck consultants: </w:t>
      </w:r>
      <w:r w:rsidDel="00000000" w:rsidR="00000000" w:rsidRPr="00000000">
        <w:rPr>
          <w:rtl w:val="0"/>
        </w:rPr>
      </w:r>
    </w:p>
    <w:p w:rsidR="00000000" w:rsidDel="00000000" w:rsidP="00000000" w:rsidRDefault="00000000" w:rsidRPr="00000000" w14:paraId="000000AC">
      <w:pPr>
        <w:numPr>
          <w:ilvl w:val="0"/>
          <w:numId w:val="19"/>
        </w:numPr>
        <w:ind w:left="720" w:hanging="360"/>
        <w:rPr>
          <w:color w:val="8e7cc3"/>
        </w:rPr>
      </w:pPr>
      <w:r w:rsidDel="00000000" w:rsidR="00000000" w:rsidRPr="00000000">
        <w:rPr>
          <w:b w:val="1"/>
          <w:bCs w:val="1"/>
          <w:color w:val="8e7cc3"/>
          <w:rtl w:val="0"/>
        </w:rPr>
        <w:t xml:space="preserve">Pitch competitions</w:t>
      </w:r>
      <w:r w:rsidDel="00000000" w:rsidR="00000000" w:rsidRPr="00000000">
        <w:rPr>
          <w:color w:val="8e7cc3"/>
          <w:rtl w:val="0"/>
        </w:rPr>
        <w:t xml:space="preserve"> - Enter contests like Startup Pitch for free mentorship. Judges give feedback to improve your deck.</w:t>
      </w:r>
    </w:p>
    <w:p w:rsidR="00000000" w:rsidDel="00000000" w:rsidP="00000000" w:rsidRDefault="00000000" w:rsidRPr="00000000" w14:paraId="000000AD">
      <w:pPr>
        <w:numPr>
          <w:ilvl w:val="0"/>
          <w:numId w:val="19"/>
        </w:numPr>
        <w:ind w:left="720" w:hanging="360"/>
        <w:rPr>
          <w:color w:val="8e7cc3"/>
        </w:rPr>
      </w:pPr>
      <w:r w:rsidDel="00000000" w:rsidR="00000000" w:rsidRPr="00000000">
        <w:rPr>
          <w:b w:val="1"/>
          <w:bCs w:val="1"/>
          <w:color w:val="8e7cc3"/>
          <w:rtl w:val="0"/>
        </w:rPr>
        <w:t xml:space="preserve">Incubators/accelerators</w:t>
      </w:r>
      <w:r w:rsidDel="00000000" w:rsidR="00000000" w:rsidRPr="00000000">
        <w:rPr>
          <w:color w:val="8e7cc3"/>
          <w:rtl w:val="0"/>
        </w:rPr>
        <w:t xml:space="preserve"> - Programs like Y Combinator provide bootcamp-style pitch deck advice. Peer founders also give input.</w:t>
      </w:r>
    </w:p>
    <w:p w:rsidR="00000000" w:rsidDel="00000000" w:rsidP="00000000" w:rsidRDefault="00000000" w:rsidRPr="00000000" w14:paraId="000000AE">
      <w:pPr>
        <w:numPr>
          <w:ilvl w:val="0"/>
          <w:numId w:val="19"/>
        </w:numPr>
        <w:ind w:left="720" w:hanging="360"/>
        <w:rPr>
          <w:color w:val="8e7cc3"/>
        </w:rPr>
      </w:pPr>
      <w:r w:rsidDel="00000000" w:rsidR="00000000" w:rsidRPr="00000000">
        <w:rPr>
          <w:b w:val="1"/>
          <w:bCs w:val="1"/>
          <w:color w:val="8e7cc3"/>
          <w:rtl w:val="0"/>
        </w:rPr>
        <w:t xml:space="preserve">Pitch deck templates</w:t>
      </w:r>
      <w:r w:rsidDel="00000000" w:rsidR="00000000" w:rsidRPr="00000000">
        <w:rPr>
          <w:color w:val="8e7cc3"/>
          <w:rtl w:val="0"/>
        </w:rPr>
        <w:t xml:space="preserve"> - Leverage free templates from DocSend, Sequoia, etc. to DIY and get started.</w:t>
      </w:r>
    </w:p>
    <w:p w:rsidR="00000000" w:rsidDel="00000000" w:rsidP="00000000" w:rsidRDefault="00000000" w:rsidRPr="00000000" w14:paraId="000000AF">
      <w:pPr>
        <w:numPr>
          <w:ilvl w:val="0"/>
          <w:numId w:val="19"/>
        </w:numPr>
        <w:ind w:left="720" w:hanging="360"/>
        <w:rPr>
          <w:color w:val="8e7cc3"/>
        </w:rPr>
      </w:pPr>
      <w:r w:rsidDel="00000000" w:rsidR="00000000" w:rsidRPr="00000000">
        <w:rPr>
          <w:b w:val="1"/>
          <w:bCs w:val="1"/>
          <w:color w:val="8e7cc3"/>
          <w:rtl w:val="0"/>
        </w:rPr>
        <w:t xml:space="preserve">Investor friends </w:t>
      </w:r>
      <w:r w:rsidDel="00000000" w:rsidR="00000000" w:rsidRPr="00000000">
        <w:rPr>
          <w:color w:val="8e7cc3"/>
          <w:rtl w:val="0"/>
        </w:rPr>
        <w:t xml:space="preserve">- Ask entrepreneurial friends or angel investors in your network to review for honesty.</w:t>
      </w:r>
    </w:p>
    <w:p w:rsidR="00000000" w:rsidDel="00000000" w:rsidP="00000000" w:rsidRDefault="00000000" w:rsidRPr="00000000" w14:paraId="000000B0">
      <w:pPr>
        <w:numPr>
          <w:ilvl w:val="0"/>
          <w:numId w:val="19"/>
        </w:numPr>
        <w:ind w:left="720" w:hanging="360"/>
        <w:rPr>
          <w:color w:val="8e7cc3"/>
        </w:rPr>
      </w:pPr>
      <w:r w:rsidDel="00000000" w:rsidR="00000000" w:rsidRPr="00000000">
        <w:rPr>
          <w:b w:val="1"/>
          <w:bCs w:val="1"/>
          <w:color w:val="8e7cc3"/>
          <w:rtl w:val="0"/>
        </w:rPr>
        <w:t xml:space="preserve">Visual content tools</w:t>
      </w:r>
      <w:r w:rsidDel="00000000" w:rsidR="00000000" w:rsidRPr="00000000">
        <w:rPr>
          <w:color w:val="8e7cc3"/>
          <w:rtl w:val="0"/>
        </w:rPr>
        <w:t xml:space="preserve"> - Use easy drag-and-drop tools like Visme or Canva to spice up your deck.</w:t>
      </w:r>
    </w:p>
    <w:p w:rsidR="00000000" w:rsidDel="00000000" w:rsidP="00000000" w:rsidRDefault="00000000" w:rsidRPr="00000000" w14:paraId="000000B1">
      <w:pPr>
        <w:numPr>
          <w:ilvl w:val="0"/>
          <w:numId w:val="19"/>
        </w:numPr>
        <w:ind w:left="720" w:hanging="360"/>
        <w:rPr>
          <w:color w:val="8e7cc3"/>
        </w:rPr>
      </w:pPr>
      <w:r w:rsidDel="00000000" w:rsidR="00000000" w:rsidRPr="00000000">
        <w:rPr>
          <w:b w:val="1"/>
          <w:bCs w:val="1"/>
          <w:color w:val="8e7cc3"/>
          <w:rtl w:val="0"/>
        </w:rPr>
        <w:t xml:space="preserve">MasterClass/YouTube</w:t>
      </w:r>
      <w:r w:rsidDel="00000000" w:rsidR="00000000" w:rsidRPr="00000000">
        <w:rPr>
          <w:color w:val="8e7cc3"/>
          <w:rtl w:val="0"/>
        </w:rPr>
        <w:t xml:space="preserve"> - Take online classes from VC coaches like David S. Rose on pitch mastery.</w:t>
      </w:r>
    </w:p>
    <w:p w:rsidR="00000000" w:rsidDel="00000000" w:rsidP="00000000" w:rsidRDefault="00000000" w:rsidRPr="00000000" w14:paraId="000000B2">
      <w:pPr>
        <w:rPr>
          <w:color w:val="8e7cc3"/>
        </w:rPr>
      </w:pPr>
      <w:r w:rsidDel="00000000" w:rsidR="00000000" w:rsidRPr="00000000">
        <w:rPr>
          <w:rtl w:val="0"/>
        </w:rPr>
      </w:r>
    </w:p>
    <w:p w:rsidR="00000000" w:rsidDel="00000000" w:rsidP="00000000" w:rsidRDefault="00000000" w:rsidRPr="00000000" w14:paraId="000000B3">
      <w:pPr>
        <w:rPr>
          <w:b w:val="1"/>
          <w:bCs w:val="1"/>
          <w:color w:val="674ea7"/>
          <w:sz w:val="24"/>
          <w:szCs w:val="24"/>
          <w:highlight w:val="white"/>
        </w:rPr>
      </w:pPr>
      <w:r w:rsidDel="00000000" w:rsidR="00000000" w:rsidRPr="00000000">
        <w:rPr>
          <w:rtl w:val="0"/>
        </w:rPr>
      </w:r>
    </w:p>
    <w:p w:rsidR="00000000" w:rsidDel="00000000" w:rsidP="00000000" w:rsidRDefault="00000000" w:rsidRPr="00000000" w14:paraId="000000B4">
      <w:pPr>
        <w:pStyle w:val="Heading2"/>
        <w:rPr>
          <w:ins w:author="Magdalena Reith" w:id="2" w:date="2025-07-21T15:49:07Z"/>
          <w:b w:val="1"/>
          <w:bCs w:val="1"/>
        </w:rPr>
      </w:pPr>
      <w:r w:rsidDel="00000000" w:rsidR="00000000" w:rsidRPr="00000000">
        <w:rPr>
          <w:b w:val="1"/>
          <w:bCs w:val="1"/>
          <w:rtl w:val="0"/>
        </w:rPr>
        <w:t xml:space="preserve">Your Journey to Investment</w:t>
      </w:r>
      <w:ins w:author="Magdalena Reith" w:id="2" w:date="2025-07-21T15:49:07Z">
        <w:bookmarkStart w:colFirst="0" w:colLast="0" w:name="_4xchbtn0g0hd" w:id="16"/>
        <w:bookmarkEnd w:id="16"/>
        <w:r w:rsidDel="00000000" w:rsidR="00000000" w:rsidRPr="00000000">
          <w:rPr>
            <w:b w:val="1"/>
            <w:bCs w:val="1"/>
            <w:rtl w:val="0"/>
          </w:rPr>
          <w:t xml:space="preserve"> with a consultant</w:t>
        </w:r>
      </w:ins>
    </w:p>
    <w:p w:rsidR="00000000" w:rsidDel="00000000" w:rsidP="00000000" w:rsidRDefault="00000000" w:rsidRPr="00000000" w14:paraId="000000B5">
      <w:pPr>
        <w:pStyle w:val="Heading2"/>
        <w:keepNext w:val="0"/>
        <w:keepLines w:val="0"/>
        <w:spacing w:after="80" w:lineRule="auto"/>
        <w:rPr>
          <w:ins w:author="Magdalena Reith" w:id="2" w:date="2025-07-21T15:49:07Z"/>
          <w:b w:val="1"/>
          <w:bCs w:val="1"/>
          <w:sz w:val="34"/>
          <w:szCs w:val="34"/>
          <w:rPrChange w:author="Magdalena Reith" w:id="3" w:date="2025-07-21T15:49:07Z">
            <w:rPr>
              <w:b w:val="1"/>
              <w:bCs w:val="1"/>
            </w:rPr>
          </w:rPrChange>
        </w:rPr>
      </w:pPr>
      <w:ins w:author="Magdalena Reith" w:id="2" w:date="2025-07-21T15:49:07Z">
        <w:bookmarkStart w:colFirst="0" w:colLast="0" w:name="_779yps4xzdyi" w:id="17"/>
        <w:bookmarkEnd w:id="17"/>
        <w:r w:rsidDel="00000000" w:rsidR="00000000" w:rsidRPr="00000000">
          <w:rPr>
            <w:b w:val="1"/>
            <w:bCs w:val="1"/>
            <w:sz w:val="34"/>
            <w:szCs w:val="34"/>
            <w:rtl w:val="0"/>
            <w:rPrChange w:author="Magdalena Reith" w:id="3" w:date="2025-07-21T15:49:07Z">
              <w:rPr>
                <w:b w:val="1"/>
                <w:bCs w:val="1"/>
              </w:rPr>
            </w:rPrChange>
          </w:rPr>
          <w:t xml:space="preserve">🧾 Consultants: Use With Caution — It’s Your Money on the Line</w:t>
        </w:r>
      </w:ins>
    </w:p>
    <w:p w:rsidR="00000000" w:rsidDel="00000000" w:rsidP="00000000" w:rsidRDefault="00000000" w:rsidRPr="00000000" w14:paraId="000000B6">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In the early stages of fundraising or pitch development, many founders consider working with consultants — for decks, strategy, intros, even outreach.</w:t>
        </w:r>
      </w:ins>
    </w:p>
    <w:p w:rsidR="00000000" w:rsidDel="00000000" w:rsidP="00000000" w:rsidRDefault="00000000" w:rsidRPr="00000000" w14:paraId="000000B7">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That’s fine </w:t>
        </w:r>
        <w:r w:rsidDel="00000000" w:rsidR="00000000" w:rsidRPr="00000000">
          <w:rPr>
            <w:b w:val="1"/>
            <w:bCs w:val="1"/>
            <w:rtl w:val="0"/>
            <w:rPrChange w:author="Magdalena Reith" w:id="3" w:date="2025-07-21T15:49:07Z">
              <w:rPr>
                <w:b w:val="1"/>
                <w:bCs w:val="1"/>
              </w:rPr>
            </w:rPrChange>
          </w:rPr>
          <w:t xml:space="preserve">in principle</w:t>
        </w:r>
        <w:r w:rsidDel="00000000" w:rsidR="00000000" w:rsidRPr="00000000">
          <w:rPr>
            <w:rtl w:val="0"/>
            <w:rPrChange w:author="Magdalena Reith" w:id="3" w:date="2025-07-21T15:49:07Z">
              <w:rPr>
                <w:b w:val="1"/>
                <w:bCs w:val="1"/>
              </w:rPr>
            </w:rPrChange>
          </w:rPr>
          <w:t xml:space="preserve"> — but here’s the honest truth:</w:t>
        </w:r>
      </w:ins>
    </w:p>
    <w:p w:rsidR="00000000" w:rsidDel="00000000" w:rsidP="00000000" w:rsidRDefault="00000000" w:rsidRPr="00000000" w14:paraId="000000B8">
      <w:pPr>
        <w:spacing w:after="240" w:before="240" w:lineRule="auto"/>
        <w:ind w:left="600" w:right="600" w:firstLine="0"/>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 There are a lot of so-called “experts” out there who have no idea what they’re doing — and </w:t>
        </w:r>
        <w:r w:rsidDel="00000000" w:rsidR="00000000" w:rsidRPr="00000000">
          <w:rPr>
            <w:b w:val="1"/>
            <w:bCs w:val="1"/>
            <w:rtl w:val="0"/>
            <w:rPrChange w:author="Magdalena Reith" w:id="3" w:date="2025-07-21T15:49:07Z">
              <w:rPr>
                <w:b w:val="1"/>
                <w:bCs w:val="1"/>
              </w:rPr>
            </w:rPrChange>
          </w:rPr>
          <w:t xml:space="preserve">will gladly take your money anyway</w:t>
        </w:r>
        <w:r w:rsidDel="00000000" w:rsidR="00000000" w:rsidRPr="00000000">
          <w:rPr>
            <w:rtl w:val="0"/>
            <w:rPrChange w:author="Magdalena Reith" w:id="3" w:date="2025-07-21T15:49:07Z">
              <w:rPr>
                <w:b w:val="1"/>
                <w:bCs w:val="1"/>
              </w:rPr>
            </w:rPrChange>
          </w:rPr>
          <w:t xml:space="preserve">.</w:t>
        </w:r>
      </w:ins>
    </w:p>
    <w:p w:rsidR="00000000" w:rsidDel="00000000" w:rsidP="00000000" w:rsidRDefault="00000000" w:rsidRPr="00000000" w14:paraId="000000B9">
      <w:pPr>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BA">
      <w:pPr>
        <w:pStyle w:val="Heading3"/>
        <w:keepNext w:val="0"/>
        <w:keepLines w:val="0"/>
        <w:spacing w:before="280" w:lineRule="auto"/>
        <w:rPr>
          <w:ins w:author="Magdalena Reith" w:id="2" w:date="2025-07-21T15:49:07Z"/>
          <w:b w:val="1"/>
          <w:bCs w:val="1"/>
          <w:color w:val="000000"/>
          <w:sz w:val="26"/>
          <w:szCs w:val="26"/>
          <w:rPrChange w:author="Magdalena Reith" w:id="3" w:date="2025-07-21T15:49:07Z">
            <w:rPr>
              <w:b w:val="1"/>
              <w:bCs w:val="1"/>
            </w:rPr>
          </w:rPrChange>
        </w:rPr>
      </w:pPr>
      <w:ins w:author="Magdalena Reith" w:id="2" w:date="2025-07-21T15:49:07Z">
        <w:bookmarkStart w:colFirst="0" w:colLast="0" w:name="_9r7u3de1d3uk" w:id="18"/>
        <w:bookmarkEnd w:id="18"/>
        <w:r w:rsidDel="00000000" w:rsidR="00000000" w:rsidRPr="00000000">
          <w:rPr>
            <w:b w:val="1"/>
            <w:bCs w:val="1"/>
            <w:color w:val="000000"/>
            <w:sz w:val="26"/>
            <w:szCs w:val="26"/>
            <w:rtl w:val="0"/>
            <w:rPrChange w:author="Magdalena Reith" w:id="3" w:date="2025-07-21T15:49:07Z">
              <w:rPr>
                <w:b w:val="1"/>
                <w:bCs w:val="1"/>
              </w:rPr>
            </w:rPrChange>
          </w:rPr>
          <w:t xml:space="preserve">💸 Understand How Consultant Deals Are Structured</w:t>
        </w:r>
      </w:ins>
    </w:p>
    <w:p w:rsidR="00000000" w:rsidDel="00000000" w:rsidP="00000000" w:rsidRDefault="00000000" w:rsidRPr="00000000" w14:paraId="000000BB">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Most consultants will charge either:</w:t>
        </w:r>
      </w:ins>
    </w:p>
    <w:p w:rsidR="00000000" w:rsidDel="00000000" w:rsidP="00000000" w:rsidRDefault="00000000" w:rsidRPr="00000000" w14:paraId="000000BC">
      <w:pPr>
        <w:numPr>
          <w:ilvl w:val="0"/>
          <w:numId w:val="9"/>
        </w:numPr>
        <w:spacing w:after="0" w:afterAutospacing="0" w:before="240" w:lineRule="auto"/>
        <w:ind w:left="720" w:hanging="360"/>
        <w:rPr>
          <w:ins w:author="Magdalena Reith" w:id="2" w:date="2025-07-21T15:49:07Z"/>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A Retainer</w:t>
        </w:r>
        <w:r w:rsidDel="00000000" w:rsidR="00000000" w:rsidRPr="00000000">
          <w:rPr>
            <w:rtl w:val="0"/>
            <w:rPrChange w:author="Magdalena Reith" w:id="3" w:date="2025-07-21T15:49:07Z">
              <w:rPr>
                <w:b w:val="1"/>
                <w:bCs w:val="1"/>
              </w:rPr>
            </w:rPrChange>
          </w:rPr>
          <w:t xml:space="preserve"> — a fixed fee, often monthly</w:t>
        </w:r>
      </w:ins>
    </w:p>
    <w:p w:rsidR="00000000" w:rsidDel="00000000" w:rsidP="00000000" w:rsidRDefault="00000000" w:rsidRPr="00000000" w14:paraId="000000BD">
      <w:pPr>
        <w:numPr>
          <w:ilvl w:val="0"/>
          <w:numId w:val="9"/>
        </w:numPr>
        <w:spacing w:after="0" w:afterAutospacing="0" w:before="0" w:beforeAutospacing="0" w:lineRule="auto"/>
        <w:ind w:left="720" w:hanging="360"/>
        <w:rPr>
          <w:ins w:author="Magdalena Reith" w:id="2" w:date="2025-07-21T15:49:07Z"/>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A Success Fee</w:t>
        </w:r>
        <w:r w:rsidDel="00000000" w:rsidR="00000000" w:rsidRPr="00000000">
          <w:rPr>
            <w:rtl w:val="0"/>
            <w:rPrChange w:author="Magdalena Reith" w:id="3" w:date="2025-07-21T15:49:07Z">
              <w:rPr>
                <w:b w:val="1"/>
                <w:bCs w:val="1"/>
              </w:rPr>
            </w:rPrChange>
          </w:rPr>
          <w:t xml:space="preserve"> — a percentage of what you raise</w:t>
        </w:r>
      </w:ins>
    </w:p>
    <w:p w:rsidR="00000000" w:rsidDel="00000000" w:rsidP="00000000" w:rsidRDefault="00000000" w:rsidRPr="00000000" w14:paraId="000000BE">
      <w:pPr>
        <w:numPr>
          <w:ilvl w:val="0"/>
          <w:numId w:val="9"/>
        </w:numPr>
        <w:spacing w:after="240" w:before="0" w:beforeAutospacing="0" w:lineRule="auto"/>
        <w:ind w:left="720" w:hanging="360"/>
        <w:rPr>
          <w:ins w:author="Magdalena Reith" w:id="2" w:date="2025-07-21T15:49:07Z"/>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A Mix of Both</w:t>
        </w:r>
        <w:r w:rsidDel="00000000" w:rsidR="00000000" w:rsidRPr="00000000">
          <w:rPr>
            <w:rtl w:val="0"/>
            <w:rPrChange w:author="Magdalena Reith" w:id="3" w:date="2025-07-21T15:49:07Z">
              <w:rPr>
                <w:b w:val="1"/>
                <w:bCs w:val="1"/>
              </w:rPr>
            </w:rPrChange>
          </w:rPr>
          <w:t xml:space="preserve"> — base fee + bonus if successful</w:t>
        </w:r>
      </w:ins>
    </w:p>
    <w:p w:rsidR="00000000" w:rsidDel="00000000" w:rsidP="00000000" w:rsidRDefault="00000000" w:rsidRPr="00000000" w14:paraId="000000BF">
      <w:pPr>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C0">
      <w:pPr>
        <w:pStyle w:val="Heading3"/>
        <w:keepNext w:val="0"/>
        <w:keepLines w:val="0"/>
        <w:spacing w:before="280" w:lineRule="auto"/>
        <w:rPr>
          <w:ins w:author="Magdalena Reith" w:id="2" w:date="2025-07-21T15:49:07Z"/>
          <w:b w:val="1"/>
          <w:bCs w:val="1"/>
          <w:color w:val="000000"/>
          <w:sz w:val="26"/>
          <w:szCs w:val="26"/>
          <w:rPrChange w:author="Magdalena Reith" w:id="3" w:date="2025-07-21T15:49:07Z">
            <w:rPr>
              <w:b w:val="1"/>
              <w:bCs w:val="1"/>
            </w:rPr>
          </w:rPrChange>
        </w:rPr>
      </w:pPr>
      <w:ins w:author="Magdalena Reith" w:id="2" w:date="2025-07-21T15:49:07Z">
        <w:bookmarkStart w:colFirst="0" w:colLast="0" w:name="_vof2kb4kkbdi" w:id="19"/>
        <w:bookmarkEnd w:id="19"/>
        <w:r w:rsidDel="00000000" w:rsidR="00000000" w:rsidRPr="00000000">
          <w:rPr>
            <w:b w:val="1"/>
            <w:bCs w:val="1"/>
            <w:color w:val="000000"/>
            <w:sz w:val="26"/>
            <w:szCs w:val="26"/>
            <w:rtl w:val="0"/>
            <w:rPrChange w:author="Magdalena Reith" w:id="3" w:date="2025-07-21T15:49:07Z">
              <w:rPr>
                <w:b w:val="1"/>
                <w:bCs w:val="1"/>
              </w:rPr>
            </w:rPrChange>
          </w:rPr>
          <w:t xml:space="preserve">⚠️ What You Need to Watch Out For</w:t>
        </w:r>
      </w:ins>
    </w:p>
    <w:p w:rsidR="00000000" w:rsidDel="00000000" w:rsidP="00000000" w:rsidRDefault="00000000" w:rsidRPr="00000000" w14:paraId="000000C1">
      <w:pPr>
        <w:numPr>
          <w:ilvl w:val="0"/>
          <w:numId w:val="20"/>
        </w:numPr>
        <w:spacing w:after="0" w:afterAutospacing="0" w:before="240" w:lineRule="auto"/>
        <w:ind w:left="720" w:hanging="360"/>
        <w:rPr>
          <w:ins w:author="Magdalena Reith" w:id="2" w:date="2025-07-21T15:49:07Z"/>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 High retainers with vague deliverables</w:t>
          <w:br w:type="textWrapping"/>
        </w:r>
        <w:r w:rsidDel="00000000" w:rsidR="00000000" w:rsidRPr="00000000">
          <w:rPr>
            <w:rtl w:val="0"/>
            <w:rPrChange w:author="Magdalena Reith" w:id="3" w:date="2025-07-21T15:49:07Z">
              <w:rPr>
                <w:b w:val="1"/>
                <w:bCs w:val="1"/>
              </w:rPr>
            </w:rPrChange>
          </w:rPr>
          <w:t xml:space="preserve">→ These can drain your budget fast — with no clear outcome.</w:t>
        </w:r>
      </w:ins>
    </w:p>
    <w:p w:rsidR="00000000" w:rsidDel="00000000" w:rsidP="00000000" w:rsidRDefault="00000000" w:rsidRPr="00000000" w14:paraId="000000C2">
      <w:pPr>
        <w:numPr>
          <w:ilvl w:val="0"/>
          <w:numId w:val="20"/>
        </w:numPr>
        <w:spacing w:after="0" w:afterAutospacing="0" w:before="0" w:beforeAutospacing="0" w:lineRule="auto"/>
        <w:ind w:left="720" w:hanging="360"/>
        <w:rPr>
          <w:ins w:author="Magdalena Reith" w:id="2" w:date="2025-07-21T15:49:07Z"/>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 Lots of talk, no data or references</w:t>
          <w:br w:type="textWrapping"/>
        </w:r>
        <w:r w:rsidDel="00000000" w:rsidR="00000000" w:rsidRPr="00000000">
          <w:rPr>
            <w:rtl w:val="0"/>
            <w:rPrChange w:author="Magdalena Reith" w:id="3" w:date="2025-07-21T15:49:07Z">
              <w:rPr>
                <w:b w:val="1"/>
                <w:bCs w:val="1"/>
              </w:rPr>
            </w:rPrChange>
          </w:rPr>
          <w:t xml:space="preserve">→ Ask: </w:t>
        </w:r>
        <w:r w:rsidDel="00000000" w:rsidR="00000000" w:rsidRPr="00000000">
          <w:rPr>
            <w:i w:val="1"/>
            <w:iCs w:val="1"/>
            <w:rtl w:val="0"/>
            <w:rPrChange w:author="Magdalena Reith" w:id="3" w:date="2025-07-21T15:49:07Z">
              <w:rPr>
                <w:b w:val="1"/>
                <w:bCs w:val="1"/>
              </w:rPr>
            </w:rPrChange>
          </w:rPr>
          <w:t xml:space="preserve">“What results have you delivered?” “Can I talk to a past client?”</w:t>
        </w:r>
      </w:ins>
    </w:p>
    <w:p w:rsidR="00000000" w:rsidDel="00000000" w:rsidP="00000000" w:rsidRDefault="00000000" w:rsidRPr="00000000" w14:paraId="000000C3">
      <w:pPr>
        <w:numPr>
          <w:ilvl w:val="0"/>
          <w:numId w:val="20"/>
        </w:numPr>
        <w:spacing w:after="240" w:before="0" w:beforeAutospacing="0" w:lineRule="auto"/>
        <w:ind w:left="720" w:hanging="360"/>
        <w:rPr>
          <w:ins w:author="Magdalena Reith" w:id="2" w:date="2025-07-21T15:49:07Z"/>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 Overpromising intros or access</w:t>
          <w:br w:type="textWrapping"/>
        </w:r>
        <w:r w:rsidDel="00000000" w:rsidR="00000000" w:rsidRPr="00000000">
          <w:rPr>
            <w:rtl w:val="0"/>
            <w:rPrChange w:author="Magdalena Reith" w:id="3" w:date="2025-07-21T15:49:07Z">
              <w:rPr>
                <w:b w:val="1"/>
                <w:bCs w:val="1"/>
              </w:rPr>
            </w:rPrChange>
          </w:rPr>
          <w:t xml:space="preserve">→ Many “warm intros” are really just name drops.</w:t>
        </w:r>
      </w:ins>
    </w:p>
    <w:p w:rsidR="00000000" w:rsidDel="00000000" w:rsidP="00000000" w:rsidRDefault="00000000" w:rsidRPr="00000000" w14:paraId="000000C4">
      <w:pPr>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C5">
      <w:pPr>
        <w:pStyle w:val="Heading3"/>
        <w:keepNext w:val="0"/>
        <w:keepLines w:val="0"/>
        <w:spacing w:before="280" w:lineRule="auto"/>
        <w:rPr>
          <w:ins w:author="Magdalena Reith" w:id="2" w:date="2025-07-21T15:49:07Z"/>
          <w:b w:val="1"/>
          <w:bCs w:val="1"/>
          <w:color w:val="000000"/>
          <w:sz w:val="26"/>
          <w:szCs w:val="26"/>
          <w:rPrChange w:author="Magdalena Reith" w:id="3" w:date="2025-07-21T15:49:07Z">
            <w:rPr>
              <w:b w:val="1"/>
              <w:bCs w:val="1"/>
            </w:rPr>
          </w:rPrChange>
        </w:rPr>
      </w:pPr>
      <w:ins w:author="Magdalena Reith" w:id="2" w:date="2025-07-21T15:49:07Z">
        <w:bookmarkStart w:colFirst="0" w:colLast="0" w:name="_605vhojda7my" w:id="20"/>
        <w:bookmarkEnd w:id="20"/>
        <w:r w:rsidDel="00000000" w:rsidR="00000000" w:rsidRPr="00000000">
          <w:rPr>
            <w:b w:val="1"/>
            <w:bCs w:val="1"/>
            <w:color w:val="000000"/>
            <w:sz w:val="26"/>
            <w:szCs w:val="26"/>
            <w:rtl w:val="0"/>
            <w:rPrChange w:author="Magdalena Reith" w:id="3" w:date="2025-07-21T15:49:07Z">
              <w:rPr>
                <w:b w:val="1"/>
                <w:bCs w:val="1"/>
              </w:rPr>
            </w:rPrChange>
          </w:rPr>
          <w:t xml:space="preserve">🧠 Smart Rule of Thumb: Align Incentives</w:t>
        </w:r>
      </w:ins>
    </w:p>
    <w:p w:rsidR="00000000" w:rsidDel="00000000" w:rsidP="00000000" w:rsidRDefault="00000000" w:rsidRPr="00000000" w14:paraId="000000C6">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If you can, </w:t>
        </w:r>
        <w:r w:rsidDel="00000000" w:rsidR="00000000" w:rsidRPr="00000000">
          <w:rPr>
            <w:b w:val="1"/>
            <w:bCs w:val="1"/>
            <w:rtl w:val="0"/>
            <w:rPrChange w:author="Magdalena Reith" w:id="3" w:date="2025-07-21T15:49:07Z">
              <w:rPr>
                <w:b w:val="1"/>
                <w:bCs w:val="1"/>
              </w:rPr>
            </w:rPrChange>
          </w:rPr>
          <w:t xml:space="preserve">push for a success-based model</w:t>
        </w:r>
        <w:r w:rsidDel="00000000" w:rsidR="00000000" w:rsidRPr="00000000">
          <w:rPr>
            <w:rtl w:val="0"/>
            <w:rPrChange w:author="Magdalena Reith" w:id="3" w:date="2025-07-21T15:49:07Z">
              <w:rPr>
                <w:b w:val="1"/>
                <w:bCs w:val="1"/>
              </w:rPr>
            </w:rPrChange>
          </w:rPr>
          <w:t xml:space="preserve"> — even if the success fee is higher.</w:t>
        </w:r>
      </w:ins>
    </w:p>
    <w:p w:rsidR="00000000" w:rsidDel="00000000" w:rsidP="00000000" w:rsidRDefault="00000000" w:rsidRPr="00000000" w14:paraId="000000C7">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 That way, you only pay </w:t>
        </w:r>
        <w:r w:rsidDel="00000000" w:rsidR="00000000" w:rsidRPr="00000000">
          <w:rPr>
            <w:b w:val="1"/>
            <w:bCs w:val="1"/>
            <w:rtl w:val="0"/>
            <w:rPrChange w:author="Magdalena Reith" w:id="3" w:date="2025-07-21T15:49:07Z">
              <w:rPr>
                <w:b w:val="1"/>
                <w:bCs w:val="1"/>
              </w:rPr>
            </w:rPrChange>
          </w:rPr>
          <w:t xml:space="preserve">if they deliver real outcomes</w:t>
        </w:r>
        <w:r w:rsidDel="00000000" w:rsidR="00000000" w:rsidRPr="00000000">
          <w:rPr>
            <w:rtl w:val="0"/>
            <w:rPrChange w:author="Magdalena Reith" w:id="3" w:date="2025-07-21T15:49:07Z">
              <w:rPr>
                <w:b w:val="1"/>
                <w:bCs w:val="1"/>
              </w:rPr>
            </w:rPrChange>
          </w:rPr>
          <w:t xml:space="preserve"> (e.g., investor meetings, secured capital, closed round).</w:t>
          <w:br w:type="textWrapping"/>
          <w:t xml:space="preserve">✅ It caps your risk.</w:t>
          <w:br w:type="textWrapping"/>
          <w:t xml:space="preserve">✅ It filters out low-quality people who aren’t confident in their results.</w:t>
        </w:r>
      </w:ins>
    </w:p>
    <w:p w:rsidR="00000000" w:rsidDel="00000000" w:rsidP="00000000" w:rsidRDefault="00000000" w:rsidRPr="00000000" w14:paraId="000000C8">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b w:val="1"/>
            <w:bCs w:val="1"/>
            <w:rtl w:val="0"/>
            <w:rPrChange w:author="Magdalena Reith" w:id="3" w:date="2025-07-21T15:49:07Z">
              <w:rPr>
                <w:b w:val="1"/>
                <w:bCs w:val="1"/>
              </w:rPr>
            </w:rPrChange>
          </w:rPr>
          <w:t xml:space="preserve">If they insist on a high retainer</w:t>
        </w:r>
        <w:r w:rsidDel="00000000" w:rsidR="00000000" w:rsidRPr="00000000">
          <w:rPr>
            <w:rtl w:val="0"/>
            <w:rPrChange w:author="Magdalena Reith" w:id="3" w:date="2025-07-21T15:49:07Z">
              <w:rPr>
                <w:b w:val="1"/>
                <w:bCs w:val="1"/>
              </w:rPr>
            </w:rPrChange>
          </w:rPr>
          <w:t xml:space="preserve">, you can negotiate:</w:t>
        </w:r>
      </w:ins>
    </w:p>
    <w:p w:rsidR="00000000" w:rsidDel="00000000" w:rsidP="00000000" w:rsidRDefault="00000000" w:rsidRPr="00000000" w14:paraId="000000C9">
      <w:pPr>
        <w:numPr>
          <w:ilvl w:val="0"/>
          <w:numId w:val="23"/>
        </w:numPr>
        <w:spacing w:after="0" w:afterAutospacing="0" w:before="240" w:lineRule="auto"/>
        <w:ind w:left="720" w:hanging="360"/>
        <w:rPr>
          <w:ins w:author="Magdalena Reith" w:id="2" w:date="2025-07-21T15:49:07Z"/>
        </w:rPr>
      </w:pPr>
      <w:ins w:author="Magdalena Reith" w:id="2" w:date="2025-07-21T15:49:07Z">
        <w:r w:rsidDel="00000000" w:rsidR="00000000" w:rsidRPr="00000000">
          <w:rPr>
            <w:rtl w:val="0"/>
            <w:rPrChange w:author="Magdalena Reith" w:id="3" w:date="2025-07-21T15:49:07Z">
              <w:rPr>
                <w:b w:val="1"/>
                <w:bCs w:val="1"/>
              </w:rPr>
            </w:rPrChange>
          </w:rPr>
          <w:t xml:space="preserve">A </w:t>
        </w:r>
        <w:r w:rsidDel="00000000" w:rsidR="00000000" w:rsidRPr="00000000">
          <w:rPr>
            <w:b w:val="1"/>
            <w:bCs w:val="1"/>
            <w:rtl w:val="0"/>
            <w:rPrChange w:author="Magdalena Reith" w:id="3" w:date="2025-07-21T15:49:07Z">
              <w:rPr>
                <w:b w:val="1"/>
                <w:bCs w:val="1"/>
              </w:rPr>
            </w:rPrChange>
          </w:rPr>
          <w:t xml:space="preserve">smaller upfront with clear milestones</w:t>
        </w:r>
      </w:ins>
    </w:p>
    <w:p w:rsidR="00000000" w:rsidDel="00000000" w:rsidP="00000000" w:rsidRDefault="00000000" w:rsidRPr="00000000" w14:paraId="000000CA">
      <w:pPr>
        <w:numPr>
          <w:ilvl w:val="0"/>
          <w:numId w:val="23"/>
        </w:numPr>
        <w:spacing w:after="240" w:before="0" w:beforeAutospacing="0" w:lineRule="auto"/>
        <w:ind w:left="720" w:hanging="360"/>
        <w:rPr>
          <w:ins w:author="Magdalena Reith" w:id="2" w:date="2025-07-21T15:49:07Z"/>
        </w:rPr>
      </w:pPr>
      <w:ins w:author="Magdalena Reith" w:id="2" w:date="2025-07-21T15:49:07Z">
        <w:r w:rsidDel="00000000" w:rsidR="00000000" w:rsidRPr="00000000">
          <w:rPr>
            <w:rtl w:val="0"/>
            <w:rPrChange w:author="Magdalena Reith" w:id="3" w:date="2025-07-21T15:49:07Z">
              <w:rPr>
                <w:b w:val="1"/>
                <w:bCs w:val="1"/>
              </w:rPr>
            </w:rPrChange>
          </w:rPr>
          <w:t xml:space="preserve">Or a </w:t>
        </w:r>
        <w:r w:rsidDel="00000000" w:rsidR="00000000" w:rsidRPr="00000000">
          <w:rPr>
            <w:b w:val="1"/>
            <w:bCs w:val="1"/>
            <w:rtl w:val="0"/>
            <w:rPrChange w:author="Magdalena Reith" w:id="3" w:date="2025-07-21T15:49:07Z">
              <w:rPr>
                <w:b w:val="1"/>
                <w:bCs w:val="1"/>
              </w:rPr>
            </w:rPrChange>
          </w:rPr>
          <w:t xml:space="preserve">cap</w:t>
        </w:r>
        <w:r w:rsidDel="00000000" w:rsidR="00000000" w:rsidRPr="00000000">
          <w:rPr>
            <w:rtl w:val="0"/>
            <w:rPrChange w:author="Magdalena Reith" w:id="3" w:date="2025-07-21T15:49:07Z">
              <w:rPr>
                <w:b w:val="1"/>
                <w:bCs w:val="1"/>
              </w:rPr>
            </w:rPrChange>
          </w:rPr>
          <w:t xml:space="preserve"> that converts to success-based pay once certain goals are hit</w:t>
        </w:r>
      </w:ins>
    </w:p>
    <w:p w:rsidR="00000000" w:rsidDel="00000000" w:rsidP="00000000" w:rsidRDefault="00000000" w:rsidRPr="00000000" w14:paraId="000000CB">
      <w:pPr>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CC">
      <w:pPr>
        <w:pStyle w:val="Heading3"/>
        <w:keepNext w:val="0"/>
        <w:keepLines w:val="0"/>
        <w:spacing w:before="280" w:lineRule="auto"/>
        <w:rPr>
          <w:ins w:author="Magdalena Reith" w:id="2" w:date="2025-07-21T15:49:07Z"/>
          <w:b w:val="1"/>
          <w:bCs w:val="1"/>
          <w:color w:val="000000"/>
          <w:sz w:val="26"/>
          <w:szCs w:val="26"/>
          <w:rPrChange w:author="Magdalena Reith" w:id="3" w:date="2025-07-21T15:49:07Z">
            <w:rPr>
              <w:b w:val="1"/>
              <w:bCs w:val="1"/>
            </w:rPr>
          </w:rPrChange>
        </w:rPr>
      </w:pPr>
      <w:ins w:author="Magdalena Reith" w:id="2" w:date="2025-07-21T15:49:07Z">
        <w:bookmarkStart w:colFirst="0" w:colLast="0" w:name="_6xyglks54jki" w:id="21"/>
        <w:bookmarkEnd w:id="21"/>
        <w:r w:rsidDel="00000000" w:rsidR="00000000" w:rsidRPr="00000000">
          <w:rPr>
            <w:b w:val="1"/>
            <w:bCs w:val="1"/>
            <w:color w:val="000000"/>
            <w:sz w:val="26"/>
            <w:szCs w:val="26"/>
            <w:rtl w:val="0"/>
            <w:rPrChange w:author="Magdalena Reith" w:id="3" w:date="2025-07-21T15:49:07Z">
              <w:rPr>
                <w:b w:val="1"/>
                <w:bCs w:val="1"/>
              </w:rPr>
            </w:rPrChange>
          </w:rPr>
          <w:t xml:space="preserve">🎯 Final Advice: Be Ruthless With ROI</w:t>
        </w:r>
      </w:ins>
    </w:p>
    <w:p w:rsidR="00000000" w:rsidDel="00000000" w:rsidP="00000000" w:rsidRDefault="00000000" w:rsidRPr="00000000" w14:paraId="000000CD">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Ask yourself:</w:t>
        </w:r>
      </w:ins>
    </w:p>
    <w:p w:rsidR="00000000" w:rsidDel="00000000" w:rsidP="00000000" w:rsidRDefault="00000000" w:rsidRPr="00000000" w14:paraId="000000CE">
      <w:pPr>
        <w:numPr>
          <w:ilvl w:val="0"/>
          <w:numId w:val="1"/>
        </w:numPr>
        <w:spacing w:after="0" w:afterAutospacing="0" w:before="240" w:lineRule="auto"/>
        <w:ind w:left="720" w:hanging="360"/>
        <w:rPr>
          <w:ins w:author="Magdalena Reith" w:id="2" w:date="2025-07-21T15:49:07Z"/>
        </w:rPr>
      </w:pPr>
      <w:ins w:author="Magdalena Reith" w:id="2" w:date="2025-07-21T15:49:07Z">
        <w:r w:rsidDel="00000000" w:rsidR="00000000" w:rsidRPr="00000000">
          <w:rPr>
            <w:i w:val="1"/>
            <w:iCs w:val="1"/>
            <w:rtl w:val="0"/>
            <w:rPrChange w:author="Magdalena Reith" w:id="3" w:date="2025-07-21T15:49:07Z">
              <w:rPr>
                <w:b w:val="1"/>
                <w:bCs w:val="1"/>
              </w:rPr>
            </w:rPrChange>
          </w:rPr>
          <w:t xml:space="preserve">Would I pay this if it were my last €10K?</w:t>
        </w:r>
      </w:ins>
    </w:p>
    <w:p w:rsidR="00000000" w:rsidDel="00000000" w:rsidP="00000000" w:rsidRDefault="00000000" w:rsidRPr="00000000" w14:paraId="000000CF">
      <w:pPr>
        <w:numPr>
          <w:ilvl w:val="0"/>
          <w:numId w:val="1"/>
        </w:numPr>
        <w:spacing w:after="240" w:before="0" w:beforeAutospacing="0" w:lineRule="auto"/>
        <w:ind w:left="720" w:hanging="360"/>
        <w:rPr>
          <w:ins w:author="Magdalena Reith" w:id="2" w:date="2025-07-21T15:49:07Z"/>
        </w:rPr>
      </w:pPr>
      <w:ins w:author="Magdalena Reith" w:id="2" w:date="2025-07-21T15:49:07Z">
        <w:r w:rsidDel="00000000" w:rsidR="00000000" w:rsidRPr="00000000">
          <w:rPr>
            <w:i w:val="1"/>
            <w:iCs w:val="1"/>
            <w:rtl w:val="0"/>
            <w:rPrChange w:author="Magdalena Reith" w:id="3" w:date="2025-07-21T15:49:07Z">
              <w:rPr>
                <w:b w:val="1"/>
                <w:bCs w:val="1"/>
              </w:rPr>
            </w:rPrChange>
          </w:rPr>
          <w:t xml:space="preserve">Would I be okay defending this decision to a future investor?</w:t>
        </w:r>
      </w:ins>
    </w:p>
    <w:p w:rsidR="00000000" w:rsidDel="00000000" w:rsidP="00000000" w:rsidRDefault="00000000" w:rsidRPr="00000000" w14:paraId="000000D0">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And always remember:</w:t>
        </w:r>
      </w:ins>
    </w:p>
    <w:p w:rsidR="00000000" w:rsidDel="00000000" w:rsidP="00000000" w:rsidRDefault="00000000" w:rsidRPr="00000000" w14:paraId="000000D1">
      <w:pPr>
        <w:spacing w:after="240" w:before="240" w:lineRule="auto"/>
        <w:ind w:left="600" w:right="600" w:firstLine="0"/>
        <w:rPr>
          <w:ins w:author="Magdalena Reith" w:id="2" w:date="2025-07-21T15:49:07Z"/>
          <w:i w:val="1"/>
          <w:iCs w:val="1"/>
          <w:rPrChange w:author="Magdalena Reith" w:id="3" w:date="2025-07-21T15:49:07Z">
            <w:rPr>
              <w:b w:val="1"/>
              <w:bCs w:val="1"/>
            </w:rPr>
          </w:rPrChange>
        </w:rPr>
      </w:pPr>
      <w:ins w:author="Magdalena Reith" w:id="2" w:date="2025-07-21T15:49:07Z">
        <w:r w:rsidDel="00000000" w:rsidR="00000000" w:rsidRPr="00000000">
          <w:rPr>
            <w:i w:val="1"/>
            <w:iCs w:val="1"/>
            <w:rtl w:val="0"/>
            <w:rPrChange w:author="Magdalena Reith" w:id="3" w:date="2025-07-21T15:49:07Z">
              <w:rPr>
                <w:b w:val="1"/>
                <w:bCs w:val="1"/>
              </w:rPr>
            </w:rPrChange>
          </w:rPr>
          <w:t xml:space="preserve">No consultant should care more about your business than you do.</w:t>
        </w:r>
      </w:ins>
    </w:p>
    <w:p w:rsidR="00000000" w:rsidDel="00000000" w:rsidP="00000000" w:rsidRDefault="00000000" w:rsidRPr="00000000" w14:paraId="000000D2">
      <w:pPr>
        <w:spacing w:after="240" w:before="240" w:lineRule="auto"/>
        <w:rPr>
          <w:ins w:author="Magdalena Reith" w:id="2" w:date="2025-07-21T15:49:07Z"/>
          <w:rPrChange w:author="Magdalena Reith" w:id="3" w:date="2025-07-21T15:49:07Z">
            <w:rPr>
              <w:b w:val="1"/>
              <w:bCs w:val="1"/>
            </w:rPr>
          </w:rPrChange>
        </w:rPr>
      </w:pPr>
      <w:ins w:author="Magdalena Reith" w:id="2" w:date="2025-07-21T15:49:07Z">
        <w:r w:rsidDel="00000000" w:rsidR="00000000" w:rsidRPr="00000000">
          <w:rPr>
            <w:rtl w:val="0"/>
            <w:rPrChange w:author="Magdalena Reith" w:id="3" w:date="2025-07-21T15:49:07Z">
              <w:rPr>
                <w:b w:val="1"/>
                <w:bCs w:val="1"/>
              </w:rPr>
            </w:rPrChange>
          </w:rPr>
          <w:t xml:space="preserve">So stay in the lead. Take advice, not orders. And if something feels off — it probably is.</w:t>
        </w:r>
      </w:ins>
    </w:p>
    <w:p w:rsidR="00000000" w:rsidDel="00000000" w:rsidP="00000000" w:rsidRDefault="00000000" w:rsidRPr="00000000" w14:paraId="000000D3">
      <w:pPr>
        <w:rPr>
          <w:rPrChange w:author="Magdalena Reith" w:id="3" w:date="2025-07-21T15:49:07Z">
            <w:rPr>
              <w:b w:val="1"/>
              <w:bCs w:val="1"/>
            </w:rPr>
          </w:rPrChange>
        </w:rPr>
        <w:pPrChange w:author="Magdalena Reith" w:id="0" w:date="2025-07-21T15:49:07Z">
          <w:pPr>
            <w:pStyle w:val="Heading2"/>
          </w:pPr>
        </w:pPrChange>
      </w:pPr>
      <w:bookmarkStart w:colFirst="0" w:colLast="0" w:name="_4xchbtn0g0hd" w:id="16"/>
      <w:bookmarkEnd w:id="16"/>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If you decide to go with a consultant, here's a quick rundown of how things typically go: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First Meet and Greet: This is where you lay all your cards on the table, discuss your funding goals, and see if you're a good fit.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Prepping Your Papers: After that first chat, it's time to create some impressive documents to woo potential investors.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Financial Plan Crunching: The consultant will help you figure out exactly how much capital you need and explore different avenues to secure 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Reaching Out and Pitching: Your consultant will touch base with suitable investors in their network, putting your dream in front of the right people.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Sealing the Deal: Your consultant will stick with you throughout negotiations, helping you navigate due diligence and close the deal smoothly.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cost of hiring a pitch deck consultant can vary widely depending on the complexity of the project and the expertise of the consultant. Generally speaking, you should expect to pay anywhere from </w:t>
      </w:r>
      <w:commentRangeStart w:id="0"/>
      <w:r w:rsidDel="00000000" w:rsidR="00000000" w:rsidRPr="00000000">
        <w:rPr>
          <w:rtl w:val="0"/>
        </w:rPr>
        <w:t xml:space="preserve">$1,500 to $5,000</w:t>
      </w:r>
      <w:commentRangeEnd w:id="0"/>
      <w:r w:rsidDel="00000000" w:rsidR="00000000" w:rsidRPr="00000000">
        <w:commentReference w:id="0"/>
      </w:r>
      <w:r w:rsidDel="00000000" w:rsidR="00000000" w:rsidRPr="00000000">
        <w:rPr>
          <w:rtl w:val="0"/>
        </w:rPr>
        <w:t xml:space="preserve"> for a comprehensive pitch deck consulting project.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There are several benefits to working with pitch deck consultants such as improved credibility, increased clarity, enhanced visual appeal, facts and figures become your benefits, simple demonstration of complex business ideas, capacious and catchy advertising texts, bright catchy design and perhaps a better chance at achieving your desired result.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Here are some of the pros and cons of taking this route to securing the funds your startup needs to scale: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 A professional takes a lot of the work off your hands and you benefit from expertise in working through the business side of your business idea.</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 It can be challenging to find the right consultant.</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 The view from the outside provides you with important feedback.</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 You will incur higher costs, as good financial advice also costs a lot.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➕The financing expert evaluates your idea, including the capital requirements.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 An established consultant usually has a network of potential financiers.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310.79999999999995" w:lineRule="auto"/>
        <w:rPr/>
      </w:pPr>
      <w:r w:rsidDel="00000000" w:rsidR="00000000" w:rsidRPr="00000000">
        <w:rPr>
          <w:rFonts w:ascii="Arial Unicode MS" w:cs="Arial Unicode MS" w:eastAsia="Arial Unicode MS" w:hAnsi="Arial Unicode MS"/>
          <w:rtl w:val="0"/>
        </w:rPr>
        <w:t xml:space="preserve">➕ Your time expenditure is kept within manageable limits.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b w:val="1"/>
          <w:bCs w:val="1"/>
        </w:rPr>
      </w:pPr>
      <w:bookmarkStart w:colFirst="0" w:colLast="0" w:name="_scpw8r50eirm" w:id="22"/>
      <w:bookmarkEnd w:id="22"/>
      <w:r w:rsidDel="00000000" w:rsidR="00000000" w:rsidRPr="00000000">
        <w:rPr>
          <w:b w:val="1"/>
          <w:bCs w:val="1"/>
          <w:rtl w:val="0"/>
        </w:rPr>
        <w:t xml:space="preserve">Choosing Your Path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So, the DIY path or the consultant path? That's entirely up to you. Consider the time, cost, and resources you're willing to invest in securing funding. While hiring a consultant might seem expensive, remember that time spent away from your core business also has its cost.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Don't forget the added benefits of a consultant, like their expertise and their ready-made network. These can make a big difference when it comes to securing a solid investment.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Whichever path you choose, remember that a well-prepared presentation is key. This could be a pitch deck, a one-pager, or a teaser - the important thing is that it captures the unique spirit of your business. After all, your business is as unique as you are, and your presentation should reflect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color w:val="674ea7"/>
          <w:sz w:val="26"/>
          <w:szCs w:val="26"/>
          <w:highlight w:val="white"/>
        </w:rPr>
      </w:pPr>
      <w:r w:rsidDel="00000000" w:rsidR="00000000" w:rsidRPr="00000000">
        <w:rPr>
          <w:b w:val="1"/>
          <w:bCs w:val="1"/>
          <w:color w:val="674ea7"/>
          <w:sz w:val="28"/>
          <w:szCs w:val="28"/>
          <w:rtl w:val="0"/>
        </w:rPr>
        <w:t xml:space="preserve">RESEARCH</w:t>
      </w:r>
      <w:r w:rsidDel="00000000" w:rsidR="00000000" w:rsidRPr="00000000">
        <w:rPr>
          <w:rtl w:val="0"/>
        </w:rPr>
      </w:r>
    </w:p>
    <w:p w:rsidR="00000000" w:rsidDel="00000000" w:rsidP="00000000" w:rsidRDefault="00000000" w:rsidRPr="00000000" w14:paraId="000000F8">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F9">
      <w:pPr>
        <w:rPr>
          <w:b w:val="1"/>
          <w:bCs w:val="1"/>
          <w:color w:val="674ea7"/>
          <w:sz w:val="26"/>
          <w:szCs w:val="26"/>
          <w:highlight w:val="white"/>
        </w:rPr>
      </w:pPr>
      <w:r w:rsidDel="00000000" w:rsidR="00000000" w:rsidRPr="00000000">
        <w:rPr>
          <w:b w:val="1"/>
          <w:bCs w:val="1"/>
          <w:color w:val="674ea7"/>
          <w:sz w:val="26"/>
          <w:szCs w:val="26"/>
          <w:highlight w:val="white"/>
          <w:rtl w:val="0"/>
        </w:rPr>
        <w:t xml:space="preserve">Factors to consider when making the decision:</w:t>
      </w:r>
    </w:p>
    <w:p w:rsidR="00000000" w:rsidDel="00000000" w:rsidP="00000000" w:rsidRDefault="00000000" w:rsidRPr="00000000" w14:paraId="000000FA">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FB">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Budget </w:t>
      </w:r>
      <w:r w:rsidDel="00000000" w:rsidR="00000000" w:rsidRPr="00000000">
        <w:rPr>
          <w:color w:val="674ea7"/>
          <w:sz w:val="24"/>
          <w:szCs w:val="24"/>
          <w:rtl w:val="0"/>
        </w:rPr>
        <w:t xml:space="preserve">- Consultant fees can range from a few thousand dollars to over $10K. Factor in your ability to pay for these services.</w:t>
      </w:r>
    </w:p>
    <w:p w:rsidR="00000000" w:rsidDel="00000000" w:rsidP="00000000" w:rsidRDefault="00000000" w:rsidRPr="00000000" w14:paraId="000000FC">
      <w:pPr>
        <w:ind w:left="720" w:firstLine="0"/>
        <w:rPr>
          <w:color w:val="674ea7"/>
          <w:sz w:val="24"/>
          <w:szCs w:val="24"/>
        </w:rPr>
      </w:pPr>
      <w:r w:rsidDel="00000000" w:rsidR="00000000" w:rsidRPr="00000000">
        <w:rPr>
          <w:rtl w:val="0"/>
        </w:rPr>
      </w:r>
    </w:p>
    <w:p w:rsidR="00000000" w:rsidDel="00000000" w:rsidP="00000000" w:rsidRDefault="00000000" w:rsidRPr="00000000" w14:paraId="000000FD">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Fundraising goals</w:t>
      </w:r>
      <w:r w:rsidDel="00000000" w:rsidR="00000000" w:rsidRPr="00000000">
        <w:rPr>
          <w:color w:val="674ea7"/>
          <w:sz w:val="24"/>
          <w:szCs w:val="24"/>
          <w:rtl w:val="0"/>
        </w:rPr>
        <w:t xml:space="preserve"> - If trying to raise substantial capital from institutional investors, consultants may increase credibility.</w:t>
      </w:r>
    </w:p>
    <w:p w:rsidR="00000000" w:rsidDel="00000000" w:rsidP="00000000" w:rsidRDefault="00000000" w:rsidRPr="00000000" w14:paraId="000000FE">
      <w:pPr>
        <w:ind w:left="720" w:firstLine="0"/>
        <w:rPr>
          <w:color w:val="674ea7"/>
          <w:sz w:val="24"/>
          <w:szCs w:val="24"/>
        </w:rPr>
      </w:pPr>
      <w:r w:rsidDel="00000000" w:rsidR="00000000" w:rsidRPr="00000000">
        <w:rPr>
          <w:rtl w:val="0"/>
        </w:rPr>
      </w:r>
    </w:p>
    <w:p w:rsidR="00000000" w:rsidDel="00000000" w:rsidP="00000000" w:rsidRDefault="00000000" w:rsidRPr="00000000" w14:paraId="000000FF">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Entrepreneur's strengths/weaknesses </w:t>
      </w:r>
      <w:r w:rsidDel="00000000" w:rsidR="00000000" w:rsidRPr="00000000">
        <w:rPr>
          <w:color w:val="674ea7"/>
          <w:sz w:val="24"/>
          <w:szCs w:val="24"/>
          <w:rtl w:val="0"/>
        </w:rPr>
        <w:t xml:space="preserve">- Assess your own presentation abilities, financial knowledge, design skills to identify gaps a consultant could fill.</w:t>
      </w:r>
    </w:p>
    <w:p w:rsidR="00000000" w:rsidDel="00000000" w:rsidP="00000000" w:rsidRDefault="00000000" w:rsidRPr="00000000" w14:paraId="00000100">
      <w:pPr>
        <w:ind w:left="720" w:firstLine="0"/>
        <w:rPr>
          <w:color w:val="674ea7"/>
          <w:sz w:val="24"/>
          <w:szCs w:val="24"/>
        </w:rPr>
      </w:pPr>
      <w:r w:rsidDel="00000000" w:rsidR="00000000" w:rsidRPr="00000000">
        <w:rPr>
          <w:rtl w:val="0"/>
        </w:rPr>
      </w:r>
    </w:p>
    <w:p w:rsidR="00000000" w:rsidDel="00000000" w:rsidP="00000000" w:rsidRDefault="00000000" w:rsidRPr="00000000" w14:paraId="00000101">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Stage of business</w:t>
      </w:r>
      <w:r w:rsidDel="00000000" w:rsidR="00000000" w:rsidRPr="00000000">
        <w:rPr>
          <w:color w:val="674ea7"/>
          <w:sz w:val="24"/>
          <w:szCs w:val="24"/>
          <w:rtl w:val="0"/>
        </w:rPr>
        <w:t xml:space="preserve"> - Early raw decks may benefit more from refinement than already polished decks. Depends on maturity.</w:t>
      </w:r>
    </w:p>
    <w:p w:rsidR="00000000" w:rsidDel="00000000" w:rsidP="00000000" w:rsidRDefault="00000000" w:rsidRPr="00000000" w14:paraId="00000102">
      <w:pPr>
        <w:ind w:left="720" w:firstLine="0"/>
        <w:rPr>
          <w:color w:val="674ea7"/>
          <w:sz w:val="24"/>
          <w:szCs w:val="24"/>
        </w:rPr>
      </w:pPr>
      <w:r w:rsidDel="00000000" w:rsidR="00000000" w:rsidRPr="00000000">
        <w:rPr>
          <w:rtl w:val="0"/>
        </w:rPr>
      </w:r>
    </w:p>
    <w:p w:rsidR="00000000" w:rsidDel="00000000" w:rsidP="00000000" w:rsidRDefault="00000000" w:rsidRPr="00000000" w14:paraId="00000103">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Network </w:t>
      </w:r>
      <w:r w:rsidDel="00000000" w:rsidR="00000000" w:rsidRPr="00000000">
        <w:rPr>
          <w:color w:val="674ea7"/>
          <w:sz w:val="24"/>
          <w:szCs w:val="24"/>
          <w:rtl w:val="0"/>
        </w:rPr>
        <w:t xml:space="preserve">- Consultants sometimes have access to investor networks. Evaluate if they can open new doors.</w:t>
      </w:r>
    </w:p>
    <w:p w:rsidR="00000000" w:rsidDel="00000000" w:rsidP="00000000" w:rsidRDefault="00000000" w:rsidRPr="00000000" w14:paraId="00000104">
      <w:pPr>
        <w:ind w:left="720" w:firstLine="0"/>
        <w:rPr>
          <w:color w:val="674ea7"/>
          <w:sz w:val="24"/>
          <w:szCs w:val="24"/>
        </w:rPr>
      </w:pPr>
      <w:r w:rsidDel="00000000" w:rsidR="00000000" w:rsidRPr="00000000">
        <w:rPr>
          <w:rtl w:val="0"/>
        </w:rPr>
      </w:r>
    </w:p>
    <w:p w:rsidR="00000000" w:rsidDel="00000000" w:rsidP="00000000" w:rsidRDefault="00000000" w:rsidRPr="00000000" w14:paraId="00000105">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Time constraints</w:t>
      </w:r>
      <w:r w:rsidDel="00000000" w:rsidR="00000000" w:rsidRPr="00000000">
        <w:rPr>
          <w:color w:val="674ea7"/>
          <w:sz w:val="24"/>
          <w:szCs w:val="24"/>
          <w:rtl w:val="0"/>
        </w:rPr>
        <w:t xml:space="preserve"> - Creating decks is complex and time consuming. Determine if time savings outweigh the fees.</w:t>
      </w:r>
    </w:p>
    <w:p w:rsidR="00000000" w:rsidDel="00000000" w:rsidP="00000000" w:rsidRDefault="00000000" w:rsidRPr="00000000" w14:paraId="00000106">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Custom needs</w:t>
      </w:r>
      <w:r w:rsidDel="00000000" w:rsidR="00000000" w:rsidRPr="00000000">
        <w:rPr>
          <w:color w:val="674ea7"/>
          <w:sz w:val="24"/>
          <w:szCs w:val="24"/>
          <w:rtl w:val="0"/>
        </w:rPr>
        <w:t xml:space="preserve"> - Some businesses require specialized industry or regulatory knowledge when pitching. Match consultant expertise.</w:t>
      </w:r>
    </w:p>
    <w:p w:rsidR="00000000" w:rsidDel="00000000" w:rsidP="00000000" w:rsidRDefault="00000000" w:rsidRPr="00000000" w14:paraId="00000107">
      <w:pPr>
        <w:ind w:left="720" w:firstLine="0"/>
        <w:rPr>
          <w:color w:val="674ea7"/>
          <w:sz w:val="24"/>
          <w:szCs w:val="24"/>
        </w:rPr>
      </w:pPr>
      <w:r w:rsidDel="00000000" w:rsidR="00000000" w:rsidRPr="00000000">
        <w:rPr>
          <w:rtl w:val="0"/>
        </w:rPr>
      </w:r>
    </w:p>
    <w:p w:rsidR="00000000" w:rsidDel="00000000" w:rsidP="00000000" w:rsidRDefault="00000000" w:rsidRPr="00000000" w14:paraId="00000108">
      <w:pPr>
        <w:numPr>
          <w:ilvl w:val="0"/>
          <w:numId w:val="18"/>
        </w:numPr>
        <w:ind w:left="720" w:hanging="360"/>
        <w:rPr>
          <w:color w:val="674ea7"/>
          <w:sz w:val="24"/>
          <w:szCs w:val="24"/>
        </w:rPr>
      </w:pPr>
      <w:r w:rsidDel="00000000" w:rsidR="00000000" w:rsidRPr="00000000">
        <w:rPr>
          <w:b w:val="1"/>
          <w:bCs w:val="1"/>
          <w:color w:val="674ea7"/>
          <w:sz w:val="24"/>
          <w:szCs w:val="24"/>
          <w:rtl w:val="0"/>
        </w:rPr>
        <w:t xml:space="preserve">Control desires</w:t>
      </w:r>
      <w:r w:rsidDel="00000000" w:rsidR="00000000" w:rsidRPr="00000000">
        <w:rPr>
          <w:color w:val="674ea7"/>
          <w:sz w:val="24"/>
          <w:szCs w:val="24"/>
          <w:rtl w:val="0"/>
        </w:rPr>
        <w:t xml:space="preserve"> - Consultants shape messaging and offer advice. Determine how much control you want to retain internally.</w:t>
      </w:r>
    </w:p>
    <w:p w:rsidR="00000000" w:rsidDel="00000000" w:rsidP="00000000" w:rsidRDefault="00000000" w:rsidRPr="00000000" w14:paraId="00000109">
      <w:pPr>
        <w:ind w:left="720" w:firstLine="0"/>
        <w:rPr>
          <w:sz w:val="24"/>
          <w:szCs w:val="24"/>
        </w:rPr>
      </w:pPr>
      <w:r w:rsidDel="00000000" w:rsidR="00000000" w:rsidRPr="00000000">
        <w:rPr>
          <w:rtl w:val="0"/>
        </w:rPr>
      </w:r>
    </w:p>
    <w:p w:rsidR="00000000" w:rsidDel="00000000" w:rsidP="00000000" w:rsidRDefault="00000000" w:rsidRPr="00000000" w14:paraId="0000010A">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10B">
      <w:pPr>
        <w:rPr>
          <w:b w:val="1"/>
          <w:bCs w:val="1"/>
          <w:color w:val="674ea7"/>
          <w:sz w:val="26"/>
          <w:szCs w:val="26"/>
          <w:highlight w:val="white"/>
        </w:rPr>
      </w:pPr>
      <w:r w:rsidDel="00000000" w:rsidR="00000000" w:rsidRPr="00000000">
        <w:rPr>
          <w:b w:val="1"/>
          <w:bCs w:val="1"/>
          <w:color w:val="674ea7"/>
          <w:sz w:val="26"/>
          <w:szCs w:val="26"/>
          <w:highlight w:val="white"/>
          <w:rtl w:val="0"/>
        </w:rPr>
        <w:t xml:space="preserve">Additional factors beyond cost and time: </w:t>
      </w:r>
    </w:p>
    <w:p w:rsidR="00000000" w:rsidDel="00000000" w:rsidP="00000000" w:rsidRDefault="00000000" w:rsidRPr="00000000" w14:paraId="0000010C">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10D">
      <w:pPr>
        <w:numPr>
          <w:ilvl w:val="0"/>
          <w:numId w:val="3"/>
        </w:numPr>
        <w:ind w:left="720" w:hanging="360"/>
        <w:rPr>
          <w:color w:val="674ea7"/>
        </w:rPr>
      </w:pPr>
      <w:r w:rsidDel="00000000" w:rsidR="00000000" w:rsidRPr="00000000">
        <w:rPr>
          <w:b w:val="1"/>
          <w:bCs w:val="1"/>
          <w:color w:val="674ea7"/>
          <w:rtl w:val="0"/>
        </w:rPr>
        <w:t xml:space="preserve">Objectivity &amp; External Perspective </w:t>
      </w:r>
      <w:r w:rsidDel="00000000" w:rsidR="00000000" w:rsidRPr="00000000">
        <w:rPr>
          <w:color w:val="674ea7"/>
          <w:rtl w:val="0"/>
        </w:rPr>
        <w:t xml:space="preserve">- A third-party consultant won't be as emotionally attached to your business and may identify opportunities, messaging improvements or positioning changes you are too close to see. Getting an outsider point of view on how investors will perceive key elements of your business can prove extremely valuable.</w:t>
      </w:r>
    </w:p>
    <w:p w:rsidR="00000000" w:rsidDel="00000000" w:rsidP="00000000" w:rsidRDefault="00000000" w:rsidRPr="00000000" w14:paraId="0000010E">
      <w:pPr>
        <w:ind w:left="720" w:firstLine="0"/>
        <w:rPr>
          <w:b w:val="1"/>
          <w:bCs w:val="1"/>
          <w:color w:val="674ea7"/>
        </w:rPr>
      </w:pPr>
      <w:r w:rsidDel="00000000" w:rsidR="00000000" w:rsidRPr="00000000">
        <w:rPr>
          <w:rtl w:val="0"/>
        </w:rPr>
      </w:r>
    </w:p>
    <w:p w:rsidR="00000000" w:rsidDel="00000000" w:rsidP="00000000" w:rsidRDefault="00000000" w:rsidRPr="00000000" w14:paraId="0000010F">
      <w:pPr>
        <w:numPr>
          <w:ilvl w:val="0"/>
          <w:numId w:val="3"/>
        </w:numPr>
        <w:ind w:left="720" w:hanging="360"/>
        <w:rPr>
          <w:color w:val="674ea7"/>
        </w:rPr>
      </w:pPr>
      <w:r w:rsidDel="00000000" w:rsidR="00000000" w:rsidRPr="00000000">
        <w:rPr>
          <w:b w:val="1"/>
          <w:bCs w:val="1"/>
          <w:color w:val="674ea7"/>
          <w:rtl w:val="0"/>
        </w:rPr>
        <w:t xml:space="preserve">Industry &amp; Sector Expertise</w:t>
      </w:r>
      <w:r w:rsidDel="00000000" w:rsidR="00000000" w:rsidRPr="00000000">
        <w:rPr>
          <w:color w:val="674ea7"/>
          <w:rtl w:val="0"/>
        </w:rPr>
        <w:t xml:space="preserve"> - An experienced consultant familiar with norms, benchmarks and trends within your specific business vertical can ensure your assumptions and financials align properly and resonate with investors. They know what metrics investors in certain sectors find impressive.</w:t>
      </w:r>
    </w:p>
    <w:p w:rsidR="00000000" w:rsidDel="00000000" w:rsidP="00000000" w:rsidRDefault="00000000" w:rsidRPr="00000000" w14:paraId="00000110">
      <w:pPr>
        <w:ind w:left="720" w:firstLine="0"/>
        <w:rPr>
          <w:b w:val="1"/>
          <w:bCs w:val="1"/>
          <w:color w:val="674ea7"/>
        </w:rPr>
      </w:pPr>
      <w:r w:rsidDel="00000000" w:rsidR="00000000" w:rsidRPr="00000000">
        <w:rPr>
          <w:rtl w:val="0"/>
        </w:rPr>
      </w:r>
    </w:p>
    <w:p w:rsidR="00000000" w:rsidDel="00000000" w:rsidP="00000000" w:rsidRDefault="00000000" w:rsidRPr="00000000" w14:paraId="00000111">
      <w:pPr>
        <w:numPr>
          <w:ilvl w:val="0"/>
          <w:numId w:val="3"/>
        </w:numPr>
        <w:ind w:left="720" w:hanging="360"/>
        <w:rPr>
          <w:color w:val="674ea7"/>
        </w:rPr>
      </w:pPr>
      <w:r w:rsidDel="00000000" w:rsidR="00000000" w:rsidRPr="00000000">
        <w:rPr>
          <w:b w:val="1"/>
          <w:bCs w:val="1"/>
          <w:color w:val="674ea7"/>
          <w:rtl w:val="0"/>
        </w:rPr>
        <w:t xml:space="preserve">Design &amp; Messaging Finesse </w:t>
      </w:r>
      <w:r w:rsidDel="00000000" w:rsidR="00000000" w:rsidRPr="00000000">
        <w:rPr>
          <w:color w:val="674ea7"/>
          <w:rtl w:val="0"/>
        </w:rPr>
        <w:t xml:space="preserve">- Even using templates, founders often lack the fine-tuned communication skills, information design talent and presentation best practices that elevates decks. Consultants can create more professional, compelling and memorable decks. First impressions matter enormously when fundraising.</w:t>
      </w:r>
    </w:p>
    <w:p w:rsidR="00000000" w:rsidDel="00000000" w:rsidP="00000000" w:rsidRDefault="00000000" w:rsidRPr="00000000" w14:paraId="00000112">
      <w:pPr>
        <w:ind w:left="720" w:firstLine="0"/>
        <w:rPr>
          <w:color w:val="674ea7"/>
        </w:rPr>
      </w:pPr>
      <w:r w:rsidDel="00000000" w:rsidR="00000000" w:rsidRPr="00000000">
        <w:rPr>
          <w:rtl w:val="0"/>
        </w:rPr>
      </w:r>
    </w:p>
    <w:p w:rsidR="00000000" w:rsidDel="00000000" w:rsidP="00000000" w:rsidRDefault="00000000" w:rsidRPr="00000000" w14:paraId="00000113">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commentRangeStart w:id="1"/>
      <w:r w:rsidDel="00000000" w:rsidR="00000000" w:rsidRPr="00000000">
        <w:rPr>
          <w:rtl w:val="0"/>
        </w:rPr>
        <w:t xml:space="preserve">Stay tuned for the next chapter, where we'll get into the nitty-gritty of creating compelling pitch decks and one-pagers. Exciting stuff ahead!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0" w:date="2023-07-14T11:29:03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w:t>
      </w:r>
    </w:p>
  </w:comment>
  <w:comment w:author="contact mrwolfegroup" w:id="1" w:date="2023-07-14T11:16:5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 to next chapter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financialmodel.net/blogs/blog/mistakes-avoid-financial-projections#:~:text=making%20future%20decisions.-,Unrealistic%20Expectations,-Financial%20projections%20are" TargetMode="External"/><Relationship Id="rId9" Type="http://schemas.openxmlformats.org/officeDocument/2006/relationships/hyperlink" Target="https://www.forbes.com/sites/forbesfinancecouncil/2023/01/20/15-mistakes-to-avoid-when-raising-business-capital-from-private-investors/?sh=6efb121b44e2#:~:text=5.%20Miscalculating%20Fundraising%20Timelin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orbes.com/sites/forbesfinancecouncil/2023/01/20/15-mistakes-to-avoid-when-raising-business-capital-from-private-investors/?sh=33fae42444e2#:~:text=Not%20Having%20A%20Use%20Of%20Funds%20Schedule" TargetMode="External"/><Relationship Id="rId8" Type="http://schemas.openxmlformats.org/officeDocument/2006/relationships/hyperlink" Target="https://www.caycon.com/blog/7-common-mistakes-entrepreneurs-make-when-seeking-funding-and-how-to-avoid-them#:~:text=related%20to%20money.%E2%80%9D-,2.%20Seeking%20Funding%20without%20Financial%20Planning,-It%E2%80%99s%20one%20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