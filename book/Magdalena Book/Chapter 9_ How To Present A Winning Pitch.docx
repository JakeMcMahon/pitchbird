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lzfi2ys0jx36" w:id="0"/>
      <w:bookmarkEnd w:id="0"/>
      <w:commentRangeStart w:id="0"/>
      <w:commentRangeStart w:id="1"/>
      <w:commentRangeStart w:id="2"/>
      <w:commentRangeStart w:id="3"/>
      <w:commentRangeStart w:id="4"/>
      <w:r w:rsidDel="00000000" w:rsidR="00000000" w:rsidRPr="00000000">
        <w:rPr>
          <w:b w:val="1"/>
          <w:bCs w:val="1"/>
          <w:rtl w:val="0"/>
        </w:rPr>
        <w:t xml:space="preserve">Chapter</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b w:val="1"/>
          <w:bCs w:val="1"/>
          <w:rtl w:val="0"/>
        </w:rPr>
        <w:t xml:space="preserve"> XX: How To Present A Winning Pitch</w:t>
      </w:r>
    </w:p>
    <w:p w:rsidR="00000000" w:rsidDel="00000000" w:rsidP="00000000" w:rsidRDefault="00000000" w:rsidRPr="00000000" w14:paraId="00000002">
      <w:pPr>
        <w:rPr>
          <w:highlight w:val="white"/>
        </w:rPr>
      </w:pPr>
      <w:r w:rsidDel="00000000" w:rsidR="00000000" w:rsidRPr="00000000">
        <w:rPr>
          <w:rtl w:val="0"/>
        </w:rPr>
      </w:r>
    </w:p>
    <w:p w:rsidR="00000000" w:rsidDel="00000000" w:rsidP="00000000" w:rsidRDefault="00000000" w:rsidRPr="00000000" w14:paraId="00000003">
      <w:pPr>
        <w:rPr>
          <w:highlight w:val="white"/>
        </w:rPr>
      </w:pPr>
      <w:r w:rsidDel="00000000" w:rsidR="00000000" w:rsidRPr="00000000">
        <w:rPr>
          <w:rtl w:val="0"/>
        </w:rPr>
      </w:r>
    </w:p>
    <w:p w:rsidR="00000000" w:rsidDel="00000000" w:rsidP="00000000" w:rsidRDefault="00000000" w:rsidRPr="00000000" w14:paraId="00000004">
      <w:pPr>
        <w:rPr>
          <w:highlight w:val="white"/>
        </w:rPr>
      </w:pPr>
      <w:r w:rsidDel="00000000" w:rsidR="00000000" w:rsidRPr="00000000">
        <w:rPr>
          <w:highlight w:val="white"/>
          <w:rtl w:val="0"/>
        </w:rPr>
        <w:t xml:space="preserve">Having journeyed through the ins and outs of identifying business concepts, forming a solid business plan, and encapsulating your vision into documents like the One Pager, we have laid the groundwork for the next critical step on the path of an entrepreneur: The pitch. This juncture in our entrepreneurial expedition is where the rubber meets the road, and all the principles, strategies, and best practices discussed so far must now be put into practice.</w:t>
      </w:r>
    </w:p>
    <w:p w:rsidR="00000000" w:rsidDel="00000000" w:rsidP="00000000" w:rsidRDefault="00000000" w:rsidRPr="00000000" w14:paraId="00000005">
      <w:pPr>
        <w:rPr>
          <w:highlight w:val="white"/>
        </w:rPr>
      </w:pPr>
      <w:r w:rsidDel="00000000" w:rsidR="00000000" w:rsidRPr="00000000">
        <w:rPr>
          <w:rtl w:val="0"/>
        </w:rPr>
      </w:r>
    </w:p>
    <w:p w:rsidR="00000000" w:rsidDel="00000000" w:rsidP="00000000" w:rsidRDefault="00000000" w:rsidRPr="00000000" w14:paraId="00000006">
      <w:pPr>
        <w:rPr>
          <w:highlight w:val="white"/>
        </w:rPr>
      </w:pPr>
      <w:r w:rsidDel="00000000" w:rsidR="00000000" w:rsidRPr="00000000">
        <w:rPr>
          <w:highlight w:val="white"/>
          <w:rtl w:val="0"/>
        </w:rPr>
        <w:t xml:space="preserve">In this chapter, we will delve into the intricacies of effective pitch training, equipping you with the tools to weave together your knowledge and insights into a compelling pitch that stands out from the crowd and commands the attention of potential investors. So let's take this bold step together and turn your startup dreams into a persuasive pitch that could pave the way to your business's success.</w:t>
      </w:r>
    </w:p>
    <w:p w:rsidR="00000000" w:rsidDel="00000000" w:rsidP="00000000" w:rsidRDefault="00000000" w:rsidRPr="00000000" w14:paraId="00000007">
      <w:pPr>
        <w:rPr>
          <w:highlight w:val="white"/>
        </w:rPr>
      </w:pPr>
      <w:r w:rsidDel="00000000" w:rsidR="00000000" w:rsidRPr="00000000">
        <w:rPr>
          <w:rtl w:val="0"/>
        </w:rPr>
      </w:r>
    </w:p>
    <w:p w:rsidR="00000000" w:rsidDel="00000000" w:rsidP="00000000" w:rsidRDefault="00000000" w:rsidRPr="00000000" w14:paraId="00000008">
      <w:pPr>
        <w:rPr>
          <w:highlight w:val="white"/>
        </w:rPr>
      </w:pPr>
      <w:r w:rsidDel="00000000" w:rsidR="00000000" w:rsidRPr="00000000">
        <w:rPr>
          <w:highlight w:val="white"/>
          <w:rtl w:val="0"/>
        </w:rPr>
        <w:t xml:space="preserve">Pitching is an essential part of any startup's or entrepreneur's journey, and it requires practice, preparation, and a deep understanding of the audience. Delivering a compelling pitch that captures the attention of potential investors and propels a business toward success demands more than just a brilliant business idea. In this chapter, we'll explore the different elements of effective pitch training to help you craft a pitch that stands out and secures funding.</w:t>
      </w:r>
    </w:p>
    <w:p w:rsidR="00000000" w:rsidDel="00000000" w:rsidP="00000000" w:rsidRDefault="00000000" w:rsidRPr="00000000" w14:paraId="00000009">
      <w:pPr>
        <w:pStyle w:val="Heading2"/>
        <w:rPr>
          <w:b w:val="1"/>
          <w:bCs w:val="1"/>
        </w:rPr>
      </w:pPr>
      <w:bookmarkStart w:colFirst="0" w:colLast="0" w:name="_7rj91vwn2uzu" w:id="1"/>
      <w:bookmarkEnd w:id="1"/>
      <w:r w:rsidDel="00000000" w:rsidR="00000000" w:rsidRPr="00000000">
        <w:rPr>
          <w:b w:val="1"/>
          <w:bCs w:val="1"/>
          <w:rtl w:val="0"/>
        </w:rPr>
        <w:t xml:space="preserve">How To Present A Winning Pitch</w:t>
      </w:r>
      <w:r w:rsidDel="00000000" w:rsidR="00000000" w:rsidRPr="00000000">
        <w:rPr>
          <w:rtl w:val="0"/>
        </w:rPr>
      </w:r>
    </w:p>
    <w:p w:rsidR="00000000" w:rsidDel="00000000" w:rsidP="00000000" w:rsidRDefault="00000000" w:rsidRPr="00000000" w14:paraId="0000000A">
      <w:pPr>
        <w:pStyle w:val="Heading3"/>
        <w:keepNext w:val="0"/>
        <w:keepLines w:val="0"/>
        <w:shd w:fill="ffffff" w:val="clear"/>
        <w:spacing w:after="80" w:lineRule="auto"/>
        <w:rPr>
          <w:b w:val="1"/>
          <w:bCs w:val="1"/>
        </w:rPr>
      </w:pPr>
      <w:bookmarkStart w:colFirst="0" w:colLast="0" w:name="_jac03d4nh9jx" w:id="2"/>
      <w:bookmarkEnd w:id="2"/>
      <w:r w:rsidDel="00000000" w:rsidR="00000000" w:rsidRPr="00000000">
        <w:rPr>
          <w:b w:val="1"/>
          <w:bCs w:val="1"/>
          <w:rtl w:val="0"/>
        </w:rPr>
        <w:t xml:space="preserve">Know Your Audience</w:t>
      </w:r>
      <w:r w:rsidDel="00000000" w:rsidR="00000000" w:rsidRPr="00000000">
        <w:rPr>
          <w:rtl w:val="0"/>
        </w:rPr>
      </w:r>
    </w:p>
    <w:p w:rsidR="00000000" w:rsidDel="00000000" w:rsidP="00000000" w:rsidRDefault="00000000" w:rsidRPr="00000000" w14:paraId="0000000B">
      <w:pPr>
        <w:shd w:fill="ffffff" w:val="clear"/>
        <w:spacing w:after="240" w:before="240" w:lineRule="auto"/>
        <w:rPr/>
      </w:pPr>
      <w:r w:rsidDel="00000000" w:rsidR="00000000" w:rsidRPr="00000000">
        <w:rPr>
          <w:rtl w:val="0"/>
        </w:rPr>
        <w:t xml:space="preserve">Before you start preparing your pitch, it's crucial to know your audience. T</w:t>
      </w:r>
      <w:r w:rsidDel="00000000" w:rsidR="00000000" w:rsidRPr="00000000">
        <w:rPr>
          <w:rtl w:val="0"/>
        </w:rPr>
        <w:t xml:space="preserve">his means understanding their interests, pain points, and goals. Research your potential investors to gain insights into their investment history, areas of interest, and portfolio companies. This will help you tailor your pitch to their specific needs and stand out from other startups.</w:t>
      </w:r>
    </w:p>
    <w:p w:rsidR="00000000" w:rsidDel="00000000" w:rsidP="00000000" w:rsidRDefault="00000000" w:rsidRPr="00000000" w14:paraId="0000000C">
      <w:pPr>
        <w:pStyle w:val="Heading3"/>
        <w:keepNext w:val="0"/>
        <w:keepLines w:val="0"/>
        <w:shd w:fill="ffffff" w:val="clear"/>
        <w:spacing w:after="80" w:lineRule="auto"/>
        <w:rPr>
          <w:b w:val="1"/>
          <w:bCs w:val="1"/>
        </w:rPr>
      </w:pPr>
      <w:bookmarkStart w:colFirst="0" w:colLast="0" w:name="_5gm59hxo6yg6" w:id="3"/>
      <w:bookmarkEnd w:id="3"/>
      <w:r w:rsidDel="00000000" w:rsidR="00000000" w:rsidRPr="00000000">
        <w:rPr>
          <w:b w:val="1"/>
          <w:bCs w:val="1"/>
          <w:rtl w:val="0"/>
        </w:rPr>
        <w:t xml:space="preserve">Develop Your Narrative</w:t>
      </w:r>
    </w:p>
    <w:p w:rsidR="00000000" w:rsidDel="00000000" w:rsidP="00000000" w:rsidRDefault="00000000" w:rsidRPr="00000000" w14:paraId="0000000D">
      <w:pPr>
        <w:shd w:fill="ffffff" w:val="clear"/>
        <w:spacing w:after="240" w:before="240" w:lineRule="auto"/>
        <w:rPr/>
      </w:pPr>
      <w:r w:rsidDel="00000000" w:rsidR="00000000" w:rsidRPr="00000000">
        <w:rPr>
          <w:rtl w:val="0"/>
        </w:rPr>
        <w:t xml:space="preserve">To create a compelling pitch, you need to develop your narrative. The narrative of your pitch should tell a story that captures the audience's attention and resonates with their interests and values. Start with a strong opening that grabs attention and sets the tone for the rest of your presentation. Then, develop a clear storyline that leads to a strong conclusion that leaves your audience wanting more.</w:t>
      </w:r>
    </w:p>
    <w:p w:rsidR="00000000" w:rsidDel="00000000" w:rsidP="00000000" w:rsidRDefault="00000000" w:rsidRPr="00000000" w14:paraId="0000000E">
      <w:pPr>
        <w:shd w:fill="ffffff" w:val="clear"/>
        <w:spacing w:after="240" w:before="240" w:lineRule="auto"/>
        <w:rPr/>
      </w:pPr>
      <w:r w:rsidDel="00000000" w:rsidR="00000000" w:rsidRPr="00000000">
        <w:rPr>
          <w:rtl w:val="0"/>
        </w:rPr>
        <w:t xml:space="preserve">Your story should show the importance of solving a problem for your potential market. Avoid making presentation mistakes such as coming to the pitch meeting late or dressing inappropriately. Keep in mind that telling a story can be a great way to connect with your audience and capture their attention.</w:t>
      </w:r>
    </w:p>
    <w:p w:rsidR="00000000" w:rsidDel="00000000" w:rsidP="00000000" w:rsidRDefault="00000000" w:rsidRPr="00000000" w14:paraId="0000000F">
      <w:pPr>
        <w:pStyle w:val="Heading3"/>
        <w:keepNext w:val="0"/>
        <w:keepLines w:val="0"/>
        <w:shd w:fill="ffffff" w:val="clear"/>
        <w:spacing w:after="80" w:lineRule="auto"/>
        <w:rPr>
          <w:b w:val="1"/>
          <w:bCs w:val="1"/>
        </w:rPr>
      </w:pPr>
      <w:bookmarkStart w:colFirst="0" w:colLast="0" w:name="_63m6omntnwpx" w:id="4"/>
      <w:bookmarkEnd w:id="4"/>
      <w:r w:rsidDel="00000000" w:rsidR="00000000" w:rsidRPr="00000000">
        <w:rPr>
          <w:b w:val="1"/>
          <w:bCs w:val="1"/>
          <w:rtl w:val="0"/>
        </w:rPr>
        <w:t xml:space="preserve">Practice, Practice, Practice</w:t>
      </w:r>
    </w:p>
    <w:p w:rsidR="00000000" w:rsidDel="00000000" w:rsidP="00000000" w:rsidRDefault="00000000" w:rsidRPr="00000000" w14:paraId="00000010">
      <w:pPr>
        <w:shd w:fill="ffffff" w:val="clear"/>
        <w:spacing w:after="240" w:before="240" w:lineRule="auto"/>
        <w:rPr/>
      </w:pPr>
      <w:r w:rsidDel="00000000" w:rsidR="00000000" w:rsidRPr="00000000">
        <w:rPr>
          <w:rtl w:val="0"/>
        </w:rPr>
        <w:t xml:space="preserve">Pitching is a skill that requires practice, and the more you do it, the better you'll become. Start by practicing your pitch in front of a mirror or recording yourself to identify areas that need improvement. Then, move on to pitching in front of friends, family, and colleagues to gain feedback and refine your presentation.</w:t>
      </w:r>
    </w:p>
    <w:p w:rsidR="00000000" w:rsidDel="00000000" w:rsidP="00000000" w:rsidRDefault="00000000" w:rsidRPr="00000000" w14:paraId="00000011">
      <w:pPr>
        <w:shd w:fill="ffffff" w:val="clear"/>
        <w:spacing w:after="240" w:before="240" w:lineRule="auto"/>
        <w:rPr/>
      </w:pPr>
      <w:r w:rsidDel="00000000" w:rsidR="00000000" w:rsidRPr="00000000">
        <w:rPr>
          <w:rtl w:val="0"/>
        </w:rPr>
        <w:t xml:space="preserve">It's essential to practice as much as you can and to be confident in your delivery. Even the most exciting concept means nothing without concrete plans behind it. Investors are investing to make money, and you must demonstrate that you have the framework and courses of action in place to deliver on that.</w:t>
      </w:r>
    </w:p>
    <w:p w:rsidR="00000000" w:rsidDel="00000000" w:rsidP="00000000" w:rsidRDefault="00000000" w:rsidRPr="00000000" w14:paraId="00000012">
      <w:pPr>
        <w:pStyle w:val="Heading3"/>
        <w:keepNext w:val="0"/>
        <w:keepLines w:val="0"/>
        <w:shd w:fill="ffffff" w:val="clear"/>
        <w:spacing w:after="80" w:lineRule="auto"/>
        <w:rPr>
          <w:b w:val="1"/>
          <w:bCs w:val="1"/>
        </w:rPr>
      </w:pPr>
      <w:bookmarkStart w:colFirst="0" w:colLast="0" w:name="_6rick8kegec" w:id="5"/>
      <w:bookmarkEnd w:id="5"/>
      <w:r w:rsidDel="00000000" w:rsidR="00000000" w:rsidRPr="00000000">
        <w:rPr>
          <w:b w:val="1"/>
          <w:bCs w:val="1"/>
          <w:rtl w:val="0"/>
        </w:rPr>
        <w:t xml:space="preserve">Engage Your Audience</w:t>
      </w:r>
    </w:p>
    <w:p w:rsidR="00000000" w:rsidDel="00000000" w:rsidP="00000000" w:rsidRDefault="00000000" w:rsidRPr="00000000" w14:paraId="00000013">
      <w:pPr>
        <w:shd w:fill="ffffff" w:val="clear"/>
        <w:spacing w:after="240" w:before="240" w:lineRule="auto"/>
        <w:rPr/>
      </w:pPr>
      <w:r w:rsidDel="00000000" w:rsidR="00000000" w:rsidRPr="00000000">
        <w:rPr>
          <w:rtl w:val="0"/>
        </w:rPr>
        <w:t xml:space="preserve">A compelling pitch engages your audience and encourages them to ask questions, provide feedback, and become invested in your idea. Use engaging visuals, storytelling, and humor to connect with your audience and keep them interested throughout your presentation.</w:t>
      </w:r>
    </w:p>
    <w:p w:rsidR="00000000" w:rsidDel="00000000" w:rsidP="00000000" w:rsidRDefault="00000000" w:rsidRPr="00000000" w14:paraId="00000014">
      <w:pPr>
        <w:shd w:fill="ffffff" w:val="clear"/>
        <w:spacing w:after="240" w:before="240" w:lineRule="auto"/>
        <w:rPr/>
      </w:pPr>
      <w:r w:rsidDel="00000000" w:rsidR="00000000" w:rsidRPr="00000000">
        <w:rPr>
          <w:rtl w:val="0"/>
        </w:rPr>
        <w:t xml:space="preserve">Your idea should focus on what's different and specific about your opportunity when pitching to investors. You should explain the problem and show how your product or service will solve it. This will make your pitch significantly more interesting than it would be if it was based on conjecture.</w:t>
      </w:r>
    </w:p>
    <w:p w:rsidR="00000000" w:rsidDel="00000000" w:rsidP="00000000" w:rsidRDefault="00000000" w:rsidRPr="00000000" w14:paraId="00000015">
      <w:pPr>
        <w:pStyle w:val="Heading3"/>
        <w:keepNext w:val="0"/>
        <w:keepLines w:val="0"/>
        <w:shd w:fill="ffffff" w:val="clear"/>
        <w:spacing w:after="80" w:lineRule="auto"/>
        <w:rPr>
          <w:b w:val="1"/>
          <w:bCs w:val="1"/>
        </w:rPr>
      </w:pPr>
      <w:bookmarkStart w:colFirst="0" w:colLast="0" w:name="_j256vp5nnquy" w:id="6"/>
      <w:bookmarkEnd w:id="6"/>
      <w:commentRangeStart w:id="5"/>
      <w:r w:rsidDel="00000000" w:rsidR="00000000" w:rsidRPr="00000000">
        <w:rPr>
          <w:b w:val="1"/>
          <w:bCs w:val="1"/>
          <w:rtl w:val="0"/>
        </w:rPr>
        <w:t xml:space="preserve">Be Prepared for Questions</w:t>
      </w:r>
    </w:p>
    <w:p w:rsidR="00000000" w:rsidDel="00000000" w:rsidP="00000000" w:rsidRDefault="00000000" w:rsidRPr="00000000" w14:paraId="00000016">
      <w:pPr>
        <w:shd w:fill="ffffff" w:val="clear"/>
        <w:spacing w:after="240" w:before="240" w:lineRule="auto"/>
        <w:rPr/>
      </w:pPr>
      <w:r w:rsidDel="00000000" w:rsidR="00000000" w:rsidRPr="00000000">
        <w:rPr>
          <w:rtl w:val="0"/>
        </w:rPr>
        <w:t xml:space="preserve">Investors will likely have questions after your pitch, and it's essential to be prepared to answer them effectively. Anticipate potential questions and prepare concise, thoughtful responses that demonstrate your expertise and knowledge of the market.</w:t>
      </w:r>
    </w:p>
    <w:p w:rsidR="00000000" w:rsidDel="00000000" w:rsidP="00000000" w:rsidRDefault="00000000" w:rsidRPr="00000000" w14:paraId="00000017">
      <w:pPr>
        <w:shd w:fill="ffffff" w:val="clear"/>
        <w:spacing w:after="240" w:before="240" w:lineRule="auto"/>
        <w:rPr>
          <w:ins w:author="Magdalena Reith" w:id="0" w:date="2025-07-21T15:11:03Z"/>
        </w:rPr>
      </w:pPr>
      <w:r w:rsidDel="00000000" w:rsidR="00000000" w:rsidRPr="00000000">
        <w:rPr>
          <w:rtl w:val="0"/>
        </w:rPr>
        <w:t xml:space="preserve">It's critical to show current data and how it applies to your business plan. Be as open as possible and share how many customers you currently have and how many new ones are coming to you each month or quarter. Discuss exactly how the business plan will generate revenue and how much revenue you expect to see, going forward.</w:t>
      </w:r>
      <w:ins w:author="Magdalena Reith" w:id="0" w:date="2025-07-21T15:11:03Z">
        <w:commentRangeEnd w:id="5"/>
        <w:r w:rsidDel="00000000" w:rsidR="00000000" w:rsidRPr="00000000">
          <w:commentReference w:id="5"/>
        </w:r>
        <w:r w:rsidDel="00000000" w:rsidR="00000000" w:rsidRPr="00000000">
          <w:rPr>
            <w:rtl w:val="0"/>
          </w:rPr>
        </w:r>
      </w:ins>
    </w:p>
    <w:p w:rsidR="00000000" w:rsidDel="00000000" w:rsidP="00000000" w:rsidRDefault="00000000" w:rsidRPr="00000000" w14:paraId="00000018">
      <w:pPr>
        <w:shd w:fill="ffffff" w:val="clear"/>
        <w:spacing w:after="240" w:before="240" w:lineRule="auto"/>
        <w:rPr>
          <w:ins w:author="Magdalena Reith" w:id="0" w:date="2025-07-21T15:11:03Z"/>
        </w:rPr>
      </w:pPr>
      <w:ins w:author="Magdalena Reith" w:id="0" w:date="2025-07-21T15:11:03Z">
        <w:r w:rsidDel="00000000" w:rsidR="00000000" w:rsidRPr="00000000">
          <w:rPr>
            <w:rtl w:val="0"/>
          </w:rPr>
        </w:r>
      </w:ins>
    </w:p>
    <w:p w:rsidR="00000000" w:rsidDel="00000000" w:rsidP="00000000" w:rsidRDefault="00000000" w:rsidRPr="00000000" w14:paraId="00000019">
      <w:pPr>
        <w:pStyle w:val="Heading2"/>
        <w:keepNext w:val="0"/>
        <w:keepLines w:val="0"/>
        <w:shd w:fill="ffffff" w:val="clear"/>
        <w:spacing w:after="80" w:lineRule="auto"/>
        <w:rPr>
          <w:ins w:author="Magdalena Reith" w:id="0" w:date="2025-07-21T15:11:03Z"/>
          <w:b w:val="1"/>
          <w:bCs w:val="1"/>
          <w:sz w:val="34"/>
          <w:szCs w:val="34"/>
          <w:rPrChange w:author="Magdalena Reith" w:id="1" w:date="2025-07-21T15:11:03Z">
            <w:rPr/>
          </w:rPrChange>
        </w:rPr>
      </w:pPr>
      <w:ins w:author="Magdalena Reith" w:id="0" w:date="2025-07-21T15:11:03Z">
        <w:bookmarkStart w:colFirst="0" w:colLast="0" w:name="_7c169jvd7b5v" w:id="7"/>
        <w:bookmarkEnd w:id="7"/>
        <w:r w:rsidDel="00000000" w:rsidR="00000000" w:rsidRPr="00000000">
          <w:rPr>
            <w:b w:val="1"/>
            <w:bCs w:val="1"/>
            <w:sz w:val="34"/>
            <w:szCs w:val="34"/>
            <w:rtl w:val="0"/>
            <w:rPrChange w:author="Magdalena Reith" w:id="1" w:date="2025-07-21T15:11:03Z">
              <w:rPr/>
            </w:rPrChange>
          </w:rPr>
          <w:t xml:space="preserve">🔥 The No-Bullshit Rule: Know Your Numbers Cold</w:t>
        </w:r>
      </w:ins>
    </w:p>
    <w:p w:rsidR="00000000" w:rsidDel="00000000" w:rsidP="00000000" w:rsidRDefault="00000000" w:rsidRPr="00000000" w14:paraId="0000001A">
      <w:pPr>
        <w:shd w:fill="ffffff" w:val="clear"/>
        <w:spacing w:after="240" w:before="240" w:lineRule="auto"/>
        <w:rPr>
          <w:ins w:author="Magdalena Reith" w:id="0" w:date="2025-07-21T15:11:03Z"/>
          <w:rPrChange w:author="Magdalena Reith" w:id="1" w:date="2025-07-21T15:11:03Z">
            <w:rPr/>
          </w:rPrChange>
        </w:rPr>
      </w:pPr>
      <w:ins w:author="Magdalena Reith" w:id="0" w:date="2025-07-21T15:11:03Z">
        <w:r w:rsidDel="00000000" w:rsidR="00000000" w:rsidRPr="00000000">
          <w:rPr>
            <w:rtl w:val="0"/>
            <w:rPrChange w:author="Magdalena Reith" w:id="1" w:date="2025-07-21T15:11:03Z">
              <w:rPr/>
            </w:rPrChange>
          </w:rPr>
          <w:t xml:space="preserve">You can have the best slides, the slickest brand, and the most compelling mission —</w:t>
          <w:br w:type="textWrapping"/>
          <w:t xml:space="preserve">but if you </w:t>
        </w:r>
        <w:r w:rsidDel="00000000" w:rsidR="00000000" w:rsidRPr="00000000">
          <w:rPr>
            <w:b w:val="1"/>
            <w:bCs w:val="1"/>
            <w:rtl w:val="0"/>
            <w:rPrChange w:author="Magdalena Reith" w:id="1" w:date="2025-07-21T15:11:03Z">
              <w:rPr/>
            </w:rPrChange>
          </w:rPr>
          <w:t xml:space="preserve">fumble your numbers</w:t>
        </w:r>
        <w:r w:rsidDel="00000000" w:rsidR="00000000" w:rsidRPr="00000000">
          <w:rPr>
            <w:rtl w:val="0"/>
            <w:rPrChange w:author="Magdalena Reith" w:id="1" w:date="2025-07-21T15:11:03Z">
              <w:rPr/>
            </w:rPrChange>
          </w:rPr>
          <w:t xml:space="preserve">, your credibility </w:t>
        </w:r>
        <w:r w:rsidDel="00000000" w:rsidR="00000000" w:rsidRPr="00000000">
          <w:rPr>
            <w:b w:val="1"/>
            <w:bCs w:val="1"/>
            <w:rtl w:val="0"/>
            <w:rPrChange w:author="Magdalena Reith" w:id="1" w:date="2025-07-21T15:11:03Z">
              <w:rPr/>
            </w:rPrChange>
          </w:rPr>
          <w:t xml:space="preserve">evaporates</w:t>
        </w:r>
        <w:r w:rsidDel="00000000" w:rsidR="00000000" w:rsidRPr="00000000">
          <w:rPr>
            <w:rtl w:val="0"/>
            <w:rPrChange w:author="Magdalena Reith" w:id="1" w:date="2025-07-21T15:11:03Z">
              <w:rPr/>
            </w:rPrChange>
          </w:rPr>
          <w:t xml:space="preserve">.</w:t>
        </w:r>
      </w:ins>
    </w:p>
    <w:p w:rsidR="00000000" w:rsidDel="00000000" w:rsidP="00000000" w:rsidRDefault="00000000" w:rsidRPr="00000000" w14:paraId="0000001B">
      <w:pPr>
        <w:pStyle w:val="Heading3"/>
        <w:keepNext w:val="0"/>
        <w:keepLines w:val="0"/>
        <w:shd w:fill="ffffff" w:val="clear"/>
        <w:spacing w:before="280" w:lineRule="auto"/>
        <w:rPr>
          <w:ins w:author="Magdalena Reith" w:id="0" w:date="2025-07-21T15:11:03Z"/>
          <w:b w:val="1"/>
          <w:bCs w:val="1"/>
          <w:color w:val="000000"/>
          <w:sz w:val="26"/>
          <w:szCs w:val="26"/>
          <w:rPrChange w:author="Magdalena Reith" w:id="1" w:date="2025-07-21T15:11:03Z">
            <w:rPr/>
          </w:rPrChange>
        </w:rPr>
      </w:pPr>
      <w:ins w:author="Magdalena Reith" w:id="0" w:date="2025-07-21T15:11:03Z">
        <w:bookmarkStart w:colFirst="0" w:colLast="0" w:name="_jr57qdarozmo" w:id="8"/>
        <w:bookmarkEnd w:id="8"/>
        <w:r w:rsidDel="00000000" w:rsidR="00000000" w:rsidRPr="00000000">
          <w:rPr>
            <w:b w:val="1"/>
            <w:bCs w:val="1"/>
            <w:color w:val="000000"/>
            <w:sz w:val="26"/>
            <w:szCs w:val="26"/>
            <w:rtl w:val="0"/>
            <w:rPrChange w:author="Magdalena Reith" w:id="1" w:date="2025-07-21T15:11:03Z">
              <w:rPr/>
            </w:rPrChange>
          </w:rPr>
          <w:t xml:space="preserve">📉 Investors Don’t Expect Perfection — They Expect Precision</w:t>
        </w:r>
      </w:ins>
    </w:p>
    <w:p w:rsidR="00000000" w:rsidDel="00000000" w:rsidP="00000000" w:rsidRDefault="00000000" w:rsidRPr="00000000" w14:paraId="0000001C">
      <w:pPr>
        <w:shd w:fill="ffffff" w:val="clear"/>
        <w:spacing w:after="240" w:before="240" w:lineRule="auto"/>
        <w:rPr>
          <w:ins w:author="Magdalena Reith" w:id="0" w:date="2025-07-21T15:11:03Z"/>
          <w:rPrChange w:author="Magdalena Reith" w:id="1" w:date="2025-07-21T15:11:03Z">
            <w:rPr/>
          </w:rPrChange>
        </w:rPr>
      </w:pPr>
      <w:ins w:author="Magdalena Reith" w:id="0" w:date="2025-07-21T15:11:03Z">
        <w:r w:rsidDel="00000000" w:rsidR="00000000" w:rsidRPr="00000000">
          <w:rPr>
            <w:rtl w:val="0"/>
            <w:rPrChange w:author="Magdalena Reith" w:id="1" w:date="2025-07-21T15:11:03Z">
              <w:rPr/>
            </w:rPrChange>
          </w:rPr>
          <w:t xml:space="preserve">They know your forecast will change.</w:t>
          <w:br w:type="textWrapping"/>
          <w:t xml:space="preserve">But they want to see that </w:t>
        </w:r>
        <w:r w:rsidDel="00000000" w:rsidR="00000000" w:rsidRPr="00000000">
          <w:rPr>
            <w:i w:val="1"/>
            <w:iCs w:val="1"/>
            <w:rtl w:val="0"/>
            <w:rPrChange w:author="Magdalena Reith" w:id="1" w:date="2025-07-21T15:11:03Z">
              <w:rPr/>
            </w:rPrChange>
          </w:rPr>
          <w:t xml:space="preserve">you</w:t>
        </w:r>
        <w:r w:rsidDel="00000000" w:rsidR="00000000" w:rsidRPr="00000000">
          <w:rPr>
            <w:rtl w:val="0"/>
            <w:rPrChange w:author="Magdalena Reith" w:id="1" w:date="2025-07-21T15:11:03Z">
              <w:rPr/>
            </w:rPrChange>
          </w:rPr>
          <w:t xml:space="preserve"> know exactly </w:t>
        </w:r>
        <w:r w:rsidDel="00000000" w:rsidR="00000000" w:rsidRPr="00000000">
          <w:rPr>
            <w:b w:val="1"/>
            <w:bCs w:val="1"/>
            <w:rtl w:val="0"/>
            <w:rPrChange w:author="Magdalena Reith" w:id="1" w:date="2025-07-21T15:11:03Z">
              <w:rPr/>
            </w:rPrChange>
          </w:rPr>
          <w:t xml:space="preserve">where you are</w:t>
        </w:r>
        <w:r w:rsidDel="00000000" w:rsidR="00000000" w:rsidRPr="00000000">
          <w:rPr>
            <w:rtl w:val="0"/>
            <w:rPrChange w:author="Magdalena Reith" w:id="1" w:date="2025-07-21T15:11:03Z">
              <w:rPr/>
            </w:rPrChange>
          </w:rPr>
          <w:t xml:space="preserve">, </w:t>
        </w:r>
        <w:r w:rsidDel="00000000" w:rsidR="00000000" w:rsidRPr="00000000">
          <w:rPr>
            <w:b w:val="1"/>
            <w:bCs w:val="1"/>
            <w:rtl w:val="0"/>
            <w:rPrChange w:author="Magdalena Reith" w:id="1" w:date="2025-07-21T15:11:03Z">
              <w:rPr/>
            </w:rPrChange>
          </w:rPr>
          <w:t xml:space="preserve">how money flows</w:t>
        </w:r>
        <w:r w:rsidDel="00000000" w:rsidR="00000000" w:rsidRPr="00000000">
          <w:rPr>
            <w:rtl w:val="0"/>
            <w:rPrChange w:author="Magdalena Reith" w:id="1" w:date="2025-07-21T15:11:03Z">
              <w:rPr/>
            </w:rPrChange>
          </w:rPr>
          <w:t xml:space="preserve">, and </w:t>
        </w:r>
        <w:r w:rsidDel="00000000" w:rsidR="00000000" w:rsidRPr="00000000">
          <w:rPr>
            <w:b w:val="1"/>
            <w:bCs w:val="1"/>
            <w:rtl w:val="0"/>
            <w:rPrChange w:author="Magdalena Reith" w:id="1" w:date="2025-07-21T15:11:03Z">
              <w:rPr/>
            </w:rPrChange>
          </w:rPr>
          <w:t xml:space="preserve">how your model works</w:t>
        </w:r>
        <w:r w:rsidDel="00000000" w:rsidR="00000000" w:rsidRPr="00000000">
          <w:rPr>
            <w:rtl w:val="0"/>
            <w:rPrChange w:author="Magdalena Reith" w:id="1" w:date="2025-07-21T15:11:03Z">
              <w:rPr/>
            </w:rPrChange>
          </w:rPr>
          <w:t xml:space="preserve">.</w:t>
        </w:r>
      </w:ins>
    </w:p>
    <w:p w:rsidR="00000000" w:rsidDel="00000000" w:rsidP="00000000" w:rsidRDefault="00000000" w:rsidRPr="00000000" w14:paraId="0000001D">
      <w:pPr>
        <w:shd w:fill="ffffff" w:val="clear"/>
        <w:spacing w:after="240" w:before="240" w:lineRule="auto"/>
        <w:rPr>
          <w:ins w:author="Magdalena Reith" w:id="0" w:date="2025-07-21T15:11:03Z"/>
          <w:b w:val="1"/>
          <w:bCs w:val="1"/>
          <w:rPrChange w:author="Magdalena Reith" w:id="1" w:date="2025-07-21T15:11:03Z">
            <w:rPr/>
          </w:rPrChange>
        </w:rPr>
      </w:pPr>
      <w:ins w:author="Magdalena Reith" w:id="0" w:date="2025-07-21T15:11:03Z">
        <w:r w:rsidDel="00000000" w:rsidR="00000000" w:rsidRPr="00000000">
          <w:rPr>
            <w:rtl w:val="0"/>
            <w:rPrChange w:author="Magdalena Reith" w:id="1" w:date="2025-07-21T15:11:03Z">
              <w:rPr/>
            </w:rPrChange>
          </w:rPr>
          <w:t xml:space="preserve">That’s the </w:t>
        </w:r>
        <w:r w:rsidDel="00000000" w:rsidR="00000000" w:rsidRPr="00000000">
          <w:rPr>
            <w:b w:val="1"/>
            <w:bCs w:val="1"/>
            <w:rtl w:val="0"/>
            <w:rPrChange w:author="Magdalena Reith" w:id="1" w:date="2025-07-21T15:11:03Z">
              <w:rPr/>
            </w:rPrChange>
          </w:rPr>
          <w:t xml:space="preserve">No-Bullshit Rule</w:t>
        </w:r>
        <w:r w:rsidDel="00000000" w:rsidR="00000000" w:rsidRPr="00000000">
          <w:rPr>
            <w:rtl w:val="0"/>
            <w:rPrChange w:author="Magdalena Reith" w:id="1" w:date="2025-07-21T15:11:03Z">
              <w:rPr/>
            </w:rPrChange>
          </w:rPr>
          <w:t xml:space="preserve">:</w:t>
          <w:br w:type="textWrapping"/>
        </w:r>
        <w:r w:rsidDel="00000000" w:rsidR="00000000" w:rsidRPr="00000000">
          <w:rPr>
            <w:b w:val="1"/>
            <w:bCs w:val="1"/>
            <w:rtl w:val="0"/>
            <w:rPrChange w:author="Magdalena Reith" w:id="1" w:date="2025-07-21T15:11:03Z">
              <w:rPr/>
            </w:rPrChange>
          </w:rPr>
          <w:t xml:space="preserve">You must know your numbers cold. No guessing. No fluff. No winging it.</w:t>
        </w:r>
      </w:ins>
    </w:p>
    <w:p w:rsidR="00000000" w:rsidDel="00000000" w:rsidP="00000000" w:rsidRDefault="00000000" w:rsidRPr="00000000" w14:paraId="0000001E">
      <w:pPr>
        <w:shd w:fill="ffffff" w:val="clear"/>
        <w:spacing w:after="240" w:before="240" w:lineRule="auto"/>
        <w:rPr>
          <w:ins w:author="Magdalena Reith" w:id="0" w:date="2025-07-21T15:11:03Z"/>
          <w:rPrChange w:author="Magdalena Reith" w:id="1" w:date="2025-07-21T15:11:03Z">
            <w:rPr/>
          </w:rPrChange>
        </w:rPr>
      </w:pPr>
      <w:ins w:author="Magdalena Reith" w:id="0" w:date="2025-07-21T15:11:03Z">
        <w:r w:rsidDel="00000000" w:rsidR="00000000" w:rsidRPr="00000000">
          <w:pict>
            <v:rect style="width:0.0pt;height:1.5pt" o:hr="t" o:hrstd="t" o:hralign="center" fillcolor="#A0A0A0" stroked="f"/>
          </w:pict>
        </w:r>
        <w:r w:rsidDel="00000000" w:rsidR="00000000" w:rsidRPr="00000000">
          <w:rPr>
            <w:rtl w:val="0"/>
          </w:rPr>
        </w:r>
      </w:ins>
    </w:p>
    <w:p w:rsidR="00000000" w:rsidDel="00000000" w:rsidP="00000000" w:rsidRDefault="00000000" w:rsidRPr="00000000" w14:paraId="0000001F">
      <w:pPr>
        <w:pStyle w:val="Heading3"/>
        <w:keepNext w:val="0"/>
        <w:keepLines w:val="0"/>
        <w:shd w:fill="ffffff" w:val="clear"/>
        <w:spacing w:before="280" w:lineRule="auto"/>
        <w:rPr>
          <w:ins w:author="Magdalena Reith" w:id="0" w:date="2025-07-21T15:11:03Z"/>
          <w:b w:val="1"/>
          <w:bCs w:val="1"/>
          <w:color w:val="000000"/>
          <w:sz w:val="26"/>
          <w:szCs w:val="26"/>
          <w:rPrChange w:author="Magdalena Reith" w:id="1" w:date="2025-07-21T15:11:03Z">
            <w:rPr/>
          </w:rPrChange>
        </w:rPr>
      </w:pPr>
      <w:ins w:author="Magdalena Reith" w:id="0" w:date="2025-07-21T15:11:03Z">
        <w:bookmarkStart w:colFirst="0" w:colLast="0" w:name="_7eblh6qtff86" w:id="9"/>
        <w:bookmarkEnd w:id="9"/>
        <w:r w:rsidDel="00000000" w:rsidR="00000000" w:rsidRPr="00000000">
          <w:rPr>
            <w:b w:val="1"/>
            <w:bCs w:val="1"/>
            <w:color w:val="000000"/>
            <w:sz w:val="26"/>
            <w:szCs w:val="26"/>
            <w:rtl w:val="0"/>
            <w:rPrChange w:author="Magdalena Reith" w:id="1" w:date="2025-07-21T15:11:03Z">
              <w:rPr/>
            </w:rPrChange>
          </w:rPr>
          <w:t xml:space="preserve">🧮 The Minimum You Must Know — Always</w:t>
        </w:r>
      </w:ins>
    </w:p>
    <w:p w:rsidR="00000000" w:rsidDel="00000000" w:rsidP="00000000" w:rsidRDefault="00000000" w:rsidRPr="00000000" w14:paraId="00000020">
      <w:pPr>
        <w:shd w:fill="ffffff" w:val="clear"/>
        <w:spacing w:after="240" w:before="240" w:lineRule="auto"/>
        <w:rPr>
          <w:ins w:author="Magdalena Reith" w:id="0" w:date="2025-07-21T15:11:03Z"/>
          <w:rPrChange w:author="Magdalena Reith" w:id="1" w:date="2025-07-21T15:11:03Z">
            <w:rPr/>
          </w:rPrChange>
        </w:rPr>
      </w:pPr>
      <w:ins w:author="Magdalena Reith" w:id="0" w:date="2025-07-21T15:11:03Z">
        <w:r w:rsidDel="00000000" w:rsidR="00000000" w:rsidRPr="00000000">
          <w:rPr>
            <w:rtl w:val="0"/>
            <w:rPrChange w:author="Magdalena Reith" w:id="1" w:date="2025-07-21T15:11:03Z">
              <w:rPr/>
            </w:rPrChange>
          </w:rPr>
          <w:t xml:space="preserve">Here’s what you need to be fluent in — without looking at your deck:</w:t>
        </w:r>
      </w:ins>
    </w:p>
    <w:p w:rsidR="00000000" w:rsidDel="00000000" w:rsidP="00000000" w:rsidRDefault="00000000" w:rsidRPr="00000000" w14:paraId="00000021">
      <w:pPr>
        <w:numPr>
          <w:ilvl w:val="0"/>
          <w:numId w:val="15"/>
        </w:numPr>
        <w:shd w:fill="ffffff" w:val="clear"/>
        <w:spacing w:after="0" w:afterAutospacing="0" w:before="240" w:lineRule="auto"/>
        <w:ind w:left="720" w:hanging="360"/>
        <w:rPr>
          <w:ins w:author="Magdalena Reith" w:id="0" w:date="2025-07-21T15:11:03Z"/>
        </w:rPr>
      </w:pPr>
      <w:ins w:author="Magdalena Reith" w:id="0" w:date="2025-07-21T15:11:03Z">
        <w:r w:rsidDel="00000000" w:rsidR="00000000" w:rsidRPr="00000000">
          <w:rPr>
            <w:b w:val="1"/>
            <w:bCs w:val="1"/>
            <w:rtl w:val="0"/>
            <w:rPrChange w:author="Magdalena Reith" w:id="1" w:date="2025-07-21T15:11:03Z">
              <w:rPr/>
            </w:rPrChange>
          </w:rPr>
          <w:t xml:space="preserve">Burn rate</w:t>
        </w:r>
        <w:r w:rsidDel="00000000" w:rsidR="00000000" w:rsidRPr="00000000">
          <w:rPr>
            <w:rtl w:val="0"/>
            <w:rPrChange w:author="Magdalena Reith" w:id="1" w:date="2025-07-21T15:11:03Z">
              <w:rPr/>
            </w:rPrChange>
          </w:rPr>
          <w:t xml:space="preserve">: Monthly net spend</w:t>
        </w:r>
      </w:ins>
    </w:p>
    <w:p w:rsidR="00000000" w:rsidDel="00000000" w:rsidP="00000000" w:rsidRDefault="00000000" w:rsidRPr="00000000" w14:paraId="00000022">
      <w:pPr>
        <w:numPr>
          <w:ilvl w:val="0"/>
          <w:numId w:val="15"/>
        </w:numPr>
        <w:shd w:fill="ffffff" w:val="clear"/>
        <w:spacing w:after="0" w:afterAutospacing="0" w:before="0" w:beforeAutospacing="0" w:lineRule="auto"/>
        <w:ind w:left="720" w:hanging="360"/>
        <w:rPr>
          <w:ins w:author="Magdalena Reith" w:id="0" w:date="2025-07-21T15:11:03Z"/>
        </w:rPr>
      </w:pPr>
      <w:ins w:author="Magdalena Reith" w:id="0" w:date="2025-07-21T15:11:03Z">
        <w:r w:rsidDel="00000000" w:rsidR="00000000" w:rsidRPr="00000000">
          <w:rPr>
            <w:b w:val="1"/>
            <w:bCs w:val="1"/>
            <w:rtl w:val="0"/>
            <w:rPrChange w:author="Magdalena Reith" w:id="1" w:date="2025-07-21T15:11:03Z">
              <w:rPr/>
            </w:rPrChange>
          </w:rPr>
          <w:t xml:space="preserve">Runway</w:t>
        </w:r>
        <w:r w:rsidDel="00000000" w:rsidR="00000000" w:rsidRPr="00000000">
          <w:rPr>
            <w:rtl w:val="0"/>
            <w:rPrChange w:author="Magdalena Reith" w:id="1" w:date="2025-07-21T15:11:03Z">
              <w:rPr/>
            </w:rPrChange>
          </w:rPr>
          <w:t xml:space="preserve">: How many months you can operate at current burn</w:t>
        </w:r>
      </w:ins>
    </w:p>
    <w:p w:rsidR="00000000" w:rsidDel="00000000" w:rsidP="00000000" w:rsidRDefault="00000000" w:rsidRPr="00000000" w14:paraId="00000023">
      <w:pPr>
        <w:numPr>
          <w:ilvl w:val="0"/>
          <w:numId w:val="15"/>
        </w:numPr>
        <w:shd w:fill="ffffff" w:val="clear"/>
        <w:spacing w:after="0" w:afterAutospacing="0" w:before="0" w:beforeAutospacing="0" w:lineRule="auto"/>
        <w:ind w:left="720" w:hanging="360"/>
        <w:rPr>
          <w:ins w:author="Magdalena Reith" w:id="0" w:date="2025-07-21T15:11:03Z"/>
        </w:rPr>
      </w:pPr>
      <w:ins w:author="Magdalena Reith" w:id="0" w:date="2025-07-21T15:11:03Z">
        <w:r w:rsidDel="00000000" w:rsidR="00000000" w:rsidRPr="00000000">
          <w:rPr>
            <w:b w:val="1"/>
            <w:bCs w:val="1"/>
            <w:rtl w:val="0"/>
            <w:rPrChange w:author="Magdalena Reith" w:id="1" w:date="2025-07-21T15:11:03Z">
              <w:rPr/>
            </w:rPrChange>
          </w:rPr>
          <w:t xml:space="preserve">Revenue</w:t>
        </w:r>
        <w:r w:rsidDel="00000000" w:rsidR="00000000" w:rsidRPr="00000000">
          <w:rPr>
            <w:rtl w:val="0"/>
            <w:rPrChange w:author="Magdalena Reith" w:id="1" w:date="2025-07-21T15:11:03Z">
              <w:rPr/>
            </w:rPrChange>
          </w:rPr>
          <w:t xml:space="preserve">: MRR/ARR, broken down if applicable</w:t>
        </w:r>
      </w:ins>
    </w:p>
    <w:p w:rsidR="00000000" w:rsidDel="00000000" w:rsidP="00000000" w:rsidRDefault="00000000" w:rsidRPr="00000000" w14:paraId="00000024">
      <w:pPr>
        <w:numPr>
          <w:ilvl w:val="0"/>
          <w:numId w:val="15"/>
        </w:numPr>
        <w:shd w:fill="ffffff" w:val="clear"/>
        <w:spacing w:after="0" w:afterAutospacing="0" w:before="0" w:beforeAutospacing="0" w:lineRule="auto"/>
        <w:ind w:left="720" w:hanging="360"/>
        <w:rPr>
          <w:ins w:author="Magdalena Reith" w:id="0" w:date="2025-07-21T15:11:03Z"/>
        </w:rPr>
      </w:pPr>
      <w:ins w:author="Magdalena Reith" w:id="0" w:date="2025-07-21T15:11:03Z">
        <w:r w:rsidDel="00000000" w:rsidR="00000000" w:rsidRPr="00000000">
          <w:rPr>
            <w:b w:val="1"/>
            <w:bCs w:val="1"/>
            <w:rtl w:val="0"/>
            <w:rPrChange w:author="Magdalena Reith" w:id="1" w:date="2025-07-21T15:11:03Z">
              <w:rPr/>
            </w:rPrChange>
          </w:rPr>
          <w:t xml:space="preserve">COGS</w:t>
        </w:r>
        <w:r w:rsidDel="00000000" w:rsidR="00000000" w:rsidRPr="00000000">
          <w:rPr>
            <w:rtl w:val="0"/>
            <w:rPrChange w:author="Magdalena Reith" w:id="1" w:date="2025-07-21T15:11:03Z">
              <w:rPr/>
            </w:rPrChange>
          </w:rPr>
          <w:t xml:space="preserve">: Cost of goods sold — and your </w:t>
        </w:r>
        <w:r w:rsidDel="00000000" w:rsidR="00000000" w:rsidRPr="00000000">
          <w:rPr>
            <w:b w:val="1"/>
            <w:bCs w:val="1"/>
            <w:rtl w:val="0"/>
            <w:rPrChange w:author="Magdalena Reith" w:id="1" w:date="2025-07-21T15:11:03Z">
              <w:rPr/>
            </w:rPrChange>
          </w:rPr>
          <w:t xml:space="preserve">gross margin</w:t>
        </w:r>
      </w:ins>
    </w:p>
    <w:p w:rsidR="00000000" w:rsidDel="00000000" w:rsidP="00000000" w:rsidRDefault="00000000" w:rsidRPr="00000000" w14:paraId="00000025">
      <w:pPr>
        <w:numPr>
          <w:ilvl w:val="0"/>
          <w:numId w:val="15"/>
        </w:numPr>
        <w:shd w:fill="ffffff" w:val="clear"/>
        <w:spacing w:after="0" w:afterAutospacing="0" w:before="0" w:beforeAutospacing="0" w:lineRule="auto"/>
        <w:ind w:left="720" w:hanging="360"/>
        <w:rPr>
          <w:ins w:author="Magdalena Reith" w:id="0" w:date="2025-07-21T15:11:03Z"/>
        </w:rPr>
      </w:pPr>
      <w:ins w:author="Magdalena Reith" w:id="0" w:date="2025-07-21T15:11:03Z">
        <w:r w:rsidDel="00000000" w:rsidR="00000000" w:rsidRPr="00000000">
          <w:rPr>
            <w:b w:val="1"/>
            <w:bCs w:val="1"/>
            <w:rtl w:val="0"/>
            <w:rPrChange w:author="Magdalena Reith" w:id="1" w:date="2025-07-21T15:11:03Z">
              <w:rPr/>
            </w:rPrChange>
          </w:rPr>
          <w:t xml:space="preserve">CAC</w:t>
        </w:r>
        <w:r w:rsidDel="00000000" w:rsidR="00000000" w:rsidRPr="00000000">
          <w:rPr>
            <w:rtl w:val="0"/>
            <w:rPrChange w:author="Magdalena Reith" w:id="1" w:date="2025-07-21T15:11:03Z">
              <w:rPr/>
            </w:rPrChange>
          </w:rPr>
          <w:t xml:space="preserve">: Customer acquisition cost</w:t>
        </w:r>
      </w:ins>
    </w:p>
    <w:p w:rsidR="00000000" w:rsidDel="00000000" w:rsidP="00000000" w:rsidRDefault="00000000" w:rsidRPr="00000000" w14:paraId="00000026">
      <w:pPr>
        <w:numPr>
          <w:ilvl w:val="0"/>
          <w:numId w:val="15"/>
        </w:numPr>
        <w:shd w:fill="ffffff" w:val="clear"/>
        <w:spacing w:after="0" w:afterAutospacing="0" w:before="0" w:beforeAutospacing="0" w:lineRule="auto"/>
        <w:ind w:left="720" w:hanging="360"/>
        <w:rPr>
          <w:ins w:author="Magdalena Reith" w:id="0" w:date="2025-07-21T15:11:03Z"/>
        </w:rPr>
      </w:pPr>
      <w:ins w:author="Magdalena Reith" w:id="0" w:date="2025-07-21T15:11:03Z">
        <w:r w:rsidDel="00000000" w:rsidR="00000000" w:rsidRPr="00000000">
          <w:rPr>
            <w:b w:val="1"/>
            <w:bCs w:val="1"/>
            <w:rtl w:val="0"/>
            <w:rPrChange w:author="Magdalena Reith" w:id="1" w:date="2025-07-21T15:11:03Z">
              <w:rPr/>
            </w:rPrChange>
          </w:rPr>
          <w:t xml:space="preserve">CLV / LTV</w:t>
        </w:r>
        <w:r w:rsidDel="00000000" w:rsidR="00000000" w:rsidRPr="00000000">
          <w:rPr>
            <w:rtl w:val="0"/>
            <w:rPrChange w:author="Magdalena Reith" w:id="1" w:date="2025-07-21T15:11:03Z">
              <w:rPr/>
            </w:rPrChange>
          </w:rPr>
          <w:t xml:space="preserve">: Customer lifetime value</w:t>
        </w:r>
      </w:ins>
    </w:p>
    <w:p w:rsidR="00000000" w:rsidDel="00000000" w:rsidP="00000000" w:rsidRDefault="00000000" w:rsidRPr="00000000" w14:paraId="00000027">
      <w:pPr>
        <w:numPr>
          <w:ilvl w:val="0"/>
          <w:numId w:val="15"/>
        </w:numPr>
        <w:shd w:fill="ffffff" w:val="clear"/>
        <w:spacing w:after="0" w:afterAutospacing="0" w:before="0" w:beforeAutospacing="0" w:lineRule="auto"/>
        <w:ind w:left="720" w:hanging="360"/>
        <w:rPr>
          <w:ins w:author="Magdalena Reith" w:id="0" w:date="2025-07-21T15:11:03Z"/>
        </w:rPr>
      </w:pPr>
      <w:ins w:author="Magdalena Reith" w:id="0" w:date="2025-07-21T15:11:03Z">
        <w:r w:rsidDel="00000000" w:rsidR="00000000" w:rsidRPr="00000000">
          <w:rPr>
            <w:b w:val="1"/>
            <w:bCs w:val="1"/>
            <w:rtl w:val="0"/>
            <w:rPrChange w:author="Magdalena Reith" w:id="1" w:date="2025-07-21T15:11:03Z">
              <w:rPr/>
            </w:rPrChange>
          </w:rPr>
          <w:t xml:space="preserve">Conversion funnel</w:t>
        </w:r>
        <w:r w:rsidDel="00000000" w:rsidR="00000000" w:rsidRPr="00000000">
          <w:rPr>
            <w:rtl w:val="0"/>
            <w:rPrChange w:author="Magdalena Reith" w:id="1" w:date="2025-07-21T15:11:03Z">
              <w:rPr/>
            </w:rPrChange>
          </w:rPr>
          <w:t xml:space="preserve">: Top-to-bottom — users to revenue</w:t>
        </w:r>
      </w:ins>
    </w:p>
    <w:p w:rsidR="00000000" w:rsidDel="00000000" w:rsidP="00000000" w:rsidRDefault="00000000" w:rsidRPr="00000000" w14:paraId="00000028">
      <w:pPr>
        <w:numPr>
          <w:ilvl w:val="0"/>
          <w:numId w:val="15"/>
        </w:numPr>
        <w:shd w:fill="ffffff" w:val="clear"/>
        <w:spacing w:after="0" w:afterAutospacing="0" w:before="0" w:beforeAutospacing="0" w:lineRule="auto"/>
        <w:ind w:left="720" w:hanging="360"/>
        <w:rPr>
          <w:ins w:author="Magdalena Reith" w:id="0" w:date="2025-07-21T15:11:03Z"/>
        </w:rPr>
      </w:pPr>
      <w:ins w:author="Magdalena Reith" w:id="0" w:date="2025-07-21T15:11:03Z">
        <w:r w:rsidDel="00000000" w:rsidR="00000000" w:rsidRPr="00000000">
          <w:rPr>
            <w:b w:val="1"/>
            <w:bCs w:val="1"/>
            <w:rtl w:val="0"/>
            <w:rPrChange w:author="Magdalena Reith" w:id="1" w:date="2025-07-21T15:11:03Z">
              <w:rPr/>
            </w:rPrChange>
          </w:rPr>
          <w:t xml:space="preserve">Team cost</w:t>
        </w:r>
        <w:r w:rsidDel="00000000" w:rsidR="00000000" w:rsidRPr="00000000">
          <w:rPr>
            <w:rtl w:val="0"/>
            <w:rPrChange w:author="Magdalena Reith" w:id="1" w:date="2025-07-21T15:11:03Z">
              <w:rPr/>
            </w:rPrChange>
          </w:rPr>
          <w:t xml:space="preserve">: Headcount, hiring roadmap, and load on burn</w:t>
        </w:r>
      </w:ins>
    </w:p>
    <w:p w:rsidR="00000000" w:rsidDel="00000000" w:rsidP="00000000" w:rsidRDefault="00000000" w:rsidRPr="00000000" w14:paraId="00000029">
      <w:pPr>
        <w:numPr>
          <w:ilvl w:val="0"/>
          <w:numId w:val="15"/>
        </w:numPr>
        <w:shd w:fill="ffffff" w:val="clear"/>
        <w:spacing w:after="240" w:before="0" w:beforeAutospacing="0" w:lineRule="auto"/>
        <w:ind w:left="720" w:hanging="360"/>
        <w:rPr>
          <w:ins w:author="Magdalena Reith" w:id="0" w:date="2025-07-21T15:11:03Z"/>
        </w:rPr>
      </w:pPr>
      <w:ins w:author="Magdalena Reith" w:id="0" w:date="2025-07-21T15:11:03Z">
        <w:r w:rsidDel="00000000" w:rsidR="00000000" w:rsidRPr="00000000">
          <w:rPr>
            <w:b w:val="1"/>
            <w:bCs w:val="1"/>
            <w:rtl w:val="0"/>
            <w:rPrChange w:author="Magdalena Reith" w:id="1" w:date="2025-07-21T15:11:03Z">
              <w:rPr/>
            </w:rPrChange>
          </w:rPr>
          <w:t xml:space="preserve">Funding history</w:t>
        </w:r>
        <w:r w:rsidDel="00000000" w:rsidR="00000000" w:rsidRPr="00000000">
          <w:rPr>
            <w:rtl w:val="0"/>
            <w:rPrChange w:author="Magdalena Reith" w:id="1" w:date="2025-07-21T15:11:03Z">
              <w:rPr/>
            </w:rPrChange>
          </w:rPr>
          <w:t xml:space="preserve">: What you’ve raised, from whom, on what terms</w:t>
        </w:r>
      </w:ins>
    </w:p>
    <w:p w:rsidR="00000000" w:rsidDel="00000000" w:rsidP="00000000" w:rsidRDefault="00000000" w:rsidRPr="00000000" w14:paraId="0000002A">
      <w:pPr>
        <w:shd w:fill="ffffff" w:val="clear"/>
        <w:spacing w:after="240" w:before="240" w:lineRule="auto"/>
        <w:rPr>
          <w:ins w:author="Magdalena Reith" w:id="0" w:date="2025-07-21T15:11:03Z"/>
          <w:rPrChange w:author="Magdalena Reith" w:id="1" w:date="2025-07-21T15:11:03Z">
            <w:rPr/>
          </w:rPrChange>
        </w:rPr>
      </w:pPr>
      <w:ins w:author="Magdalena Reith" w:id="0" w:date="2025-07-21T15:11:03Z">
        <w:r w:rsidDel="00000000" w:rsidR="00000000" w:rsidRPr="00000000">
          <w:pict>
            <v:rect style="width:0.0pt;height:1.5pt" o:hr="t" o:hrstd="t" o:hralign="center" fillcolor="#A0A0A0" stroked="f"/>
          </w:pict>
        </w:r>
        <w:r w:rsidDel="00000000" w:rsidR="00000000" w:rsidRPr="00000000">
          <w:rPr>
            <w:rtl w:val="0"/>
          </w:rPr>
        </w:r>
      </w:ins>
    </w:p>
    <w:p w:rsidR="00000000" w:rsidDel="00000000" w:rsidP="00000000" w:rsidRDefault="00000000" w:rsidRPr="00000000" w14:paraId="0000002B">
      <w:pPr>
        <w:pStyle w:val="Heading3"/>
        <w:keepNext w:val="0"/>
        <w:keepLines w:val="0"/>
        <w:shd w:fill="ffffff" w:val="clear"/>
        <w:spacing w:before="280" w:lineRule="auto"/>
        <w:rPr>
          <w:ins w:author="Magdalena Reith" w:id="0" w:date="2025-07-21T15:11:03Z"/>
          <w:b w:val="1"/>
          <w:bCs w:val="1"/>
          <w:color w:val="000000"/>
          <w:sz w:val="26"/>
          <w:szCs w:val="26"/>
          <w:rPrChange w:author="Magdalena Reith" w:id="1" w:date="2025-07-21T15:11:03Z">
            <w:rPr/>
          </w:rPrChange>
        </w:rPr>
      </w:pPr>
      <w:ins w:author="Magdalena Reith" w:id="0" w:date="2025-07-21T15:11:03Z">
        <w:bookmarkStart w:colFirst="0" w:colLast="0" w:name="_93wsqascodow" w:id="10"/>
        <w:bookmarkEnd w:id="10"/>
        <w:r w:rsidDel="00000000" w:rsidR="00000000" w:rsidRPr="00000000">
          <w:rPr>
            <w:b w:val="1"/>
            <w:bCs w:val="1"/>
            <w:color w:val="000000"/>
            <w:sz w:val="26"/>
            <w:szCs w:val="26"/>
            <w:rtl w:val="0"/>
            <w:rPrChange w:author="Magdalena Reith" w:id="1" w:date="2025-07-21T15:11:03Z">
              <w:rPr/>
            </w:rPrChange>
          </w:rPr>
          <w:t xml:space="preserve">🤷‍♂️ Worst Case Scenario? This:</w:t>
        </w:r>
      </w:ins>
    </w:p>
    <w:p w:rsidR="00000000" w:rsidDel="00000000" w:rsidP="00000000" w:rsidRDefault="00000000" w:rsidRPr="00000000" w14:paraId="0000002C">
      <w:pPr>
        <w:shd w:fill="ffffff" w:val="clear"/>
        <w:spacing w:after="240" w:before="240" w:lineRule="auto"/>
        <w:ind w:left="600" w:right="600" w:firstLine="0"/>
        <w:rPr>
          <w:ins w:author="Magdalena Reith" w:id="0" w:date="2025-07-21T15:11:03Z"/>
          <w:i w:val="1"/>
          <w:iCs w:val="1"/>
          <w:rPrChange w:author="Magdalena Reith" w:id="1" w:date="2025-07-21T15:11:03Z">
            <w:rPr/>
          </w:rPrChange>
        </w:rPr>
      </w:pPr>
      <w:ins w:author="Magdalena Reith" w:id="0" w:date="2025-07-21T15:11:03Z">
        <w:r w:rsidDel="00000000" w:rsidR="00000000" w:rsidRPr="00000000">
          <w:rPr>
            <w:b w:val="1"/>
            <w:bCs w:val="1"/>
            <w:rtl w:val="0"/>
            <w:rPrChange w:author="Magdalena Reith" w:id="1" w:date="2025-07-21T15:11:03Z">
              <w:rPr/>
            </w:rPrChange>
          </w:rPr>
          <w:t xml:space="preserve">Investor:</w:t>
        </w:r>
        <w:r w:rsidDel="00000000" w:rsidR="00000000" w:rsidRPr="00000000">
          <w:rPr>
            <w:rtl w:val="0"/>
            <w:rPrChange w:author="Magdalena Reith" w:id="1" w:date="2025-07-21T15:11:03Z">
              <w:rPr/>
            </w:rPrChange>
          </w:rPr>
          <w:t xml:space="preserve"> “How are you different from XYZ?”</w:t>
          <w:br w:type="textWrapping"/>
        </w:r>
        <w:r w:rsidDel="00000000" w:rsidR="00000000" w:rsidRPr="00000000">
          <w:rPr>
            <w:b w:val="1"/>
            <w:bCs w:val="1"/>
            <w:rtl w:val="0"/>
            <w:rPrChange w:author="Magdalena Reith" w:id="1" w:date="2025-07-21T15:11:03Z">
              <w:rPr/>
            </w:rPrChange>
          </w:rPr>
          <w:t xml:space="preserve">You:</w:t>
        </w:r>
        <w:r w:rsidDel="00000000" w:rsidR="00000000" w:rsidRPr="00000000">
          <w:rPr>
            <w:rtl w:val="0"/>
            <w:rPrChange w:author="Magdalena Reith" w:id="1" w:date="2025-07-21T15:11:03Z">
              <w:rPr/>
            </w:rPrChange>
          </w:rPr>
          <w:t xml:space="preserve"> “I haven’t heard of them.”</w:t>
          <w:br w:type="textWrapping"/>
        </w:r>
        <w:r w:rsidDel="00000000" w:rsidR="00000000" w:rsidRPr="00000000">
          <w:rPr>
            <w:i w:val="1"/>
            <w:iCs w:val="1"/>
            <w:rtl w:val="0"/>
            <w:rPrChange w:author="Magdalena Reith" w:id="1" w:date="2025-07-21T15:11:03Z">
              <w:rPr/>
            </w:rPrChange>
          </w:rPr>
          <w:t xml:space="preserve">(Game over.)</w:t>
        </w:r>
      </w:ins>
    </w:p>
    <w:p w:rsidR="00000000" w:rsidDel="00000000" w:rsidP="00000000" w:rsidRDefault="00000000" w:rsidRPr="00000000" w14:paraId="0000002D">
      <w:pPr>
        <w:shd w:fill="ffffff" w:val="clear"/>
        <w:spacing w:after="240" w:before="240" w:lineRule="auto"/>
        <w:rPr>
          <w:ins w:author="Magdalena Reith" w:id="0" w:date="2025-07-21T15:11:03Z"/>
          <w:rPrChange w:author="Magdalena Reith" w:id="1" w:date="2025-07-21T15:11:03Z">
            <w:rPr/>
          </w:rPrChange>
        </w:rPr>
      </w:pPr>
      <w:ins w:author="Magdalena Reith" w:id="0" w:date="2025-07-21T15:11:03Z">
        <w:r w:rsidDel="00000000" w:rsidR="00000000" w:rsidRPr="00000000">
          <w:rPr>
            <w:rtl w:val="0"/>
            <w:rPrChange w:author="Magdalena Reith" w:id="1" w:date="2025-07-21T15:11:03Z">
              <w:rPr/>
            </w:rPrChange>
          </w:rPr>
          <w:t xml:space="preserve">Or:</w:t>
        </w:r>
      </w:ins>
    </w:p>
    <w:p w:rsidR="00000000" w:rsidDel="00000000" w:rsidP="00000000" w:rsidRDefault="00000000" w:rsidRPr="00000000" w14:paraId="0000002E">
      <w:pPr>
        <w:shd w:fill="ffffff" w:val="clear"/>
        <w:spacing w:after="240" w:before="240" w:lineRule="auto"/>
        <w:ind w:left="600" w:right="600" w:firstLine="0"/>
        <w:rPr>
          <w:ins w:author="Magdalena Reith" w:id="0" w:date="2025-07-21T15:11:03Z"/>
          <w:i w:val="1"/>
          <w:iCs w:val="1"/>
          <w:rPrChange w:author="Magdalena Reith" w:id="1" w:date="2025-07-21T15:11:03Z">
            <w:rPr/>
          </w:rPrChange>
        </w:rPr>
      </w:pPr>
      <w:ins w:author="Magdalena Reith" w:id="0" w:date="2025-07-21T15:11:03Z">
        <w:r w:rsidDel="00000000" w:rsidR="00000000" w:rsidRPr="00000000">
          <w:rPr>
            <w:b w:val="1"/>
            <w:bCs w:val="1"/>
            <w:rtl w:val="0"/>
            <w:rPrChange w:author="Magdalena Reith" w:id="1" w:date="2025-07-21T15:11:03Z">
              <w:rPr/>
            </w:rPrChange>
          </w:rPr>
          <w:t xml:space="preserve">Investor:</w:t>
        </w:r>
        <w:r w:rsidDel="00000000" w:rsidR="00000000" w:rsidRPr="00000000">
          <w:rPr>
            <w:rtl w:val="0"/>
            <w:rPrChange w:author="Magdalena Reith" w:id="1" w:date="2025-07-21T15:11:03Z">
              <w:rPr/>
            </w:rPrChange>
          </w:rPr>
          <w:t xml:space="preserve"> “What’s your CAC right now?”</w:t>
          <w:br w:type="textWrapping"/>
        </w:r>
        <w:r w:rsidDel="00000000" w:rsidR="00000000" w:rsidRPr="00000000">
          <w:rPr>
            <w:b w:val="1"/>
            <w:bCs w:val="1"/>
            <w:rtl w:val="0"/>
            <w:rPrChange w:author="Magdalena Reith" w:id="1" w:date="2025-07-21T15:11:03Z">
              <w:rPr/>
            </w:rPrChange>
          </w:rPr>
          <w:t xml:space="preserve">You:</w:t>
        </w:r>
        <w:r w:rsidDel="00000000" w:rsidR="00000000" w:rsidRPr="00000000">
          <w:rPr>
            <w:rtl w:val="0"/>
            <w:rPrChange w:author="Magdalena Reith" w:id="1" w:date="2025-07-21T15:11:03Z">
              <w:rPr/>
            </w:rPrChange>
          </w:rPr>
          <w:t xml:space="preserve"> “I think it’s about… we’re still figuring it out.”</w:t>
          <w:br w:type="textWrapping"/>
        </w:r>
        <w:r w:rsidDel="00000000" w:rsidR="00000000" w:rsidRPr="00000000">
          <w:rPr>
            <w:i w:val="1"/>
            <w:iCs w:val="1"/>
            <w:rtl w:val="0"/>
            <w:rPrChange w:author="Magdalena Reith" w:id="1" w:date="2025-07-21T15:11:03Z">
              <w:rPr/>
            </w:rPrChange>
          </w:rPr>
          <w:t xml:space="preserve">(Translation: You’re not running a business — you’re hoping.)</w:t>
        </w:r>
      </w:ins>
    </w:p>
    <w:p w:rsidR="00000000" w:rsidDel="00000000" w:rsidP="00000000" w:rsidRDefault="00000000" w:rsidRPr="00000000" w14:paraId="0000002F">
      <w:pPr>
        <w:shd w:fill="ffffff" w:val="clear"/>
        <w:spacing w:after="240" w:before="240" w:lineRule="auto"/>
        <w:rPr>
          <w:ins w:author="Magdalena Reith" w:id="0" w:date="2025-07-21T15:11:03Z"/>
          <w:rPrChange w:author="Magdalena Reith" w:id="1" w:date="2025-07-21T15:11:03Z">
            <w:rPr/>
          </w:rPrChange>
        </w:rPr>
      </w:pPr>
      <w:ins w:author="Magdalena Reith" w:id="0" w:date="2025-07-21T15:11:03Z">
        <w:r w:rsidDel="00000000" w:rsidR="00000000" w:rsidRPr="00000000">
          <w:pict>
            <v:rect style="width:0.0pt;height:1.5pt" o:hr="t" o:hrstd="t" o:hralign="center" fillcolor="#A0A0A0" stroked="f"/>
          </w:pict>
        </w:r>
        <w:r w:rsidDel="00000000" w:rsidR="00000000" w:rsidRPr="00000000">
          <w:rPr>
            <w:rtl w:val="0"/>
          </w:rPr>
        </w:r>
      </w:ins>
    </w:p>
    <w:p w:rsidR="00000000" w:rsidDel="00000000" w:rsidP="00000000" w:rsidRDefault="00000000" w:rsidRPr="00000000" w14:paraId="00000030">
      <w:pPr>
        <w:pStyle w:val="Heading3"/>
        <w:keepNext w:val="0"/>
        <w:keepLines w:val="0"/>
        <w:shd w:fill="ffffff" w:val="clear"/>
        <w:spacing w:before="280" w:lineRule="auto"/>
        <w:rPr>
          <w:ins w:author="Magdalena Reith" w:id="0" w:date="2025-07-21T15:11:03Z"/>
          <w:b w:val="1"/>
          <w:bCs w:val="1"/>
          <w:color w:val="000000"/>
          <w:sz w:val="26"/>
          <w:szCs w:val="26"/>
          <w:rPrChange w:author="Magdalena Reith" w:id="1" w:date="2025-07-21T15:11:03Z">
            <w:rPr/>
          </w:rPrChange>
        </w:rPr>
      </w:pPr>
      <w:ins w:author="Magdalena Reith" w:id="0" w:date="2025-07-21T15:11:03Z">
        <w:bookmarkStart w:colFirst="0" w:colLast="0" w:name="_rpra6siia87m" w:id="11"/>
        <w:bookmarkEnd w:id="11"/>
        <w:r w:rsidDel="00000000" w:rsidR="00000000" w:rsidRPr="00000000">
          <w:rPr>
            <w:b w:val="1"/>
            <w:bCs w:val="1"/>
            <w:color w:val="000000"/>
            <w:sz w:val="26"/>
            <w:szCs w:val="26"/>
            <w:rtl w:val="0"/>
            <w:rPrChange w:author="Magdalena Reith" w:id="1" w:date="2025-07-21T15:11:03Z">
              <w:rPr/>
            </w:rPrChange>
          </w:rPr>
          <w:t xml:space="preserve">🎯 Founder Tip: Run Your Numbers Like a CFO</w:t>
        </w:r>
      </w:ins>
    </w:p>
    <w:p w:rsidR="00000000" w:rsidDel="00000000" w:rsidP="00000000" w:rsidRDefault="00000000" w:rsidRPr="00000000" w14:paraId="00000031">
      <w:pPr>
        <w:shd w:fill="ffffff" w:val="clear"/>
        <w:spacing w:after="240" w:before="240" w:lineRule="auto"/>
        <w:rPr>
          <w:ins w:author="Magdalena Reith" w:id="0" w:date="2025-07-21T15:11:03Z"/>
          <w:rPrChange w:author="Magdalena Reith" w:id="1" w:date="2025-07-21T15:11:03Z">
            <w:rPr/>
          </w:rPrChange>
        </w:rPr>
      </w:pPr>
      <w:ins w:author="Magdalena Reith" w:id="0" w:date="2025-07-21T15:11:03Z">
        <w:r w:rsidDel="00000000" w:rsidR="00000000" w:rsidRPr="00000000">
          <w:rPr>
            <w:rtl w:val="0"/>
            <w:rPrChange w:author="Magdalena Reith" w:id="1" w:date="2025-07-21T15:11:03Z">
              <w:rPr/>
            </w:rPrChange>
          </w:rPr>
          <w:t xml:space="preserve">Don’t treat your numbers like “the finance person’s job.”</w:t>
          <w:br w:type="textWrapping"/>
          <w:t xml:space="preserve">Even in early-stage teams, </w:t>
        </w:r>
        <w:r w:rsidDel="00000000" w:rsidR="00000000" w:rsidRPr="00000000">
          <w:rPr>
            <w:b w:val="1"/>
            <w:bCs w:val="1"/>
            <w:rtl w:val="0"/>
            <w:rPrChange w:author="Magdalena Reith" w:id="1" w:date="2025-07-21T15:11:03Z">
              <w:rPr/>
            </w:rPrChange>
          </w:rPr>
          <w:t xml:space="preserve">you are the CFO</w:t>
        </w:r>
        <w:r w:rsidDel="00000000" w:rsidR="00000000" w:rsidRPr="00000000">
          <w:rPr>
            <w:rtl w:val="0"/>
            <w:rPrChange w:author="Magdalena Reith" w:id="1" w:date="2025-07-21T15:11:03Z">
              <w:rPr/>
            </w:rPrChange>
          </w:rPr>
          <w:t xml:space="preserve"> in the room.</w:t>
        </w:r>
      </w:ins>
    </w:p>
    <w:p w:rsidR="00000000" w:rsidDel="00000000" w:rsidP="00000000" w:rsidRDefault="00000000" w:rsidRPr="00000000" w14:paraId="00000032">
      <w:pPr>
        <w:shd w:fill="ffffff" w:val="clear"/>
        <w:spacing w:after="240" w:before="240" w:lineRule="auto"/>
        <w:rPr>
          <w:ins w:author="Magdalena Reith" w:id="0" w:date="2025-07-21T15:11:03Z"/>
          <w:rPrChange w:author="Magdalena Reith" w:id="1" w:date="2025-07-21T15:11:03Z">
            <w:rPr/>
          </w:rPrChange>
        </w:rPr>
      </w:pPr>
      <w:ins w:author="Magdalena Reith" w:id="0" w:date="2025-07-21T15:11:03Z">
        <w:r w:rsidDel="00000000" w:rsidR="00000000" w:rsidRPr="00000000">
          <w:rPr>
            <w:rtl w:val="0"/>
            <w:rPrChange w:author="Magdalena Reith" w:id="1" w:date="2025-07-21T15:11:03Z">
              <w:rPr/>
            </w:rPrChange>
          </w:rPr>
          <w:t xml:space="preserve">Practice your numbers like lines in a play.</w:t>
          <w:br w:type="textWrapping"/>
          <w:t xml:space="preserve">Be able to </w:t>
        </w:r>
        <w:r w:rsidDel="00000000" w:rsidR="00000000" w:rsidRPr="00000000">
          <w:rPr>
            <w:b w:val="1"/>
            <w:bCs w:val="1"/>
            <w:rtl w:val="0"/>
            <w:rPrChange w:author="Magdalena Reith" w:id="1" w:date="2025-07-21T15:11:03Z">
              <w:rPr/>
            </w:rPrChange>
          </w:rPr>
          <w:t xml:space="preserve">say them out loud with context and confidence</w:t>
        </w:r>
        <w:r w:rsidDel="00000000" w:rsidR="00000000" w:rsidRPr="00000000">
          <w:rPr>
            <w:rtl w:val="0"/>
            <w:rPrChange w:author="Magdalena Reith" w:id="1" w:date="2025-07-21T15:11:03Z">
              <w:rPr/>
            </w:rPrChange>
          </w:rPr>
          <w:t xml:space="preserve">, even in an elevator.</w:t>
        </w:r>
      </w:ins>
    </w:p>
    <w:p w:rsidR="00000000" w:rsidDel="00000000" w:rsidP="00000000" w:rsidRDefault="00000000" w:rsidRPr="00000000" w14:paraId="00000033">
      <w:pPr>
        <w:shd w:fill="ffffff" w:val="clear"/>
        <w:spacing w:after="240" w:before="240" w:lineRule="auto"/>
        <w:rPr>
          <w:ins w:author="Magdalena Reith" w:id="0" w:date="2025-07-21T15:11:03Z"/>
          <w:rPrChange w:author="Magdalena Reith" w:id="1" w:date="2025-07-21T15:11:03Z">
            <w:rPr/>
          </w:rPrChange>
        </w:rPr>
      </w:pPr>
      <w:ins w:author="Magdalena Reith" w:id="0" w:date="2025-07-21T15:11:03Z">
        <w:r w:rsidDel="00000000" w:rsidR="00000000" w:rsidRPr="00000000">
          <w:rPr>
            <w:rtl w:val="0"/>
            <w:rPrChange w:author="Magdalena Reith" w:id="1" w:date="2025-07-21T15:11:03Z">
              <w:rPr/>
            </w:rPrChange>
          </w:rPr>
          <w:t xml:space="preserve">If you can’t — you’re not ready to raise.</w:t>
        </w:r>
      </w:ins>
    </w:p>
    <w:p w:rsidR="00000000" w:rsidDel="00000000" w:rsidP="00000000" w:rsidRDefault="00000000" w:rsidRPr="00000000" w14:paraId="00000034">
      <w:pPr>
        <w:shd w:fill="ffffff" w:val="clear"/>
        <w:spacing w:after="240" w:before="240" w:lineRule="auto"/>
        <w:rPr>
          <w:ins w:author="Magdalena Reith" w:id="0" w:date="2025-07-21T15:11:03Z"/>
          <w:rPrChange w:author="Magdalena Reith" w:id="1" w:date="2025-07-21T15:11:03Z">
            <w:rPr/>
          </w:rPrChange>
        </w:rPr>
      </w:pPr>
      <w:ins w:author="Magdalena Reith" w:id="0" w:date="2025-07-21T15:11:03Z">
        <w:r w:rsidDel="00000000" w:rsidR="00000000" w:rsidRPr="00000000">
          <w:rPr>
            <w:rtl w:val="0"/>
          </w:rPr>
        </w:r>
      </w:ins>
    </w:p>
    <w:p w:rsidR="00000000" w:rsidDel="00000000" w:rsidP="00000000" w:rsidRDefault="00000000" w:rsidRPr="00000000" w14:paraId="00000035">
      <w:pPr>
        <w:shd w:fill="ffffff" w:val="clear"/>
        <w:spacing w:after="240" w:before="240" w:lineRule="auto"/>
        <w:rPr/>
      </w:pPr>
      <w:r w:rsidDel="00000000" w:rsidR="00000000" w:rsidRPr="00000000">
        <w:rPr>
          <w:rtl w:val="0"/>
        </w:rPr>
      </w:r>
    </w:p>
    <w:p w:rsidR="00000000" w:rsidDel="00000000" w:rsidP="00000000" w:rsidRDefault="00000000" w:rsidRPr="00000000" w14:paraId="00000036">
      <w:pPr>
        <w:pStyle w:val="Heading3"/>
        <w:keepNext w:val="0"/>
        <w:keepLines w:val="0"/>
        <w:shd w:fill="ffffff" w:val="clear"/>
        <w:spacing w:after="80" w:lineRule="auto"/>
        <w:rPr>
          <w:b w:val="1"/>
          <w:bCs w:val="1"/>
        </w:rPr>
      </w:pPr>
      <w:bookmarkStart w:colFirst="0" w:colLast="0" w:name="_nxirol15t967" w:id="12"/>
      <w:bookmarkEnd w:id="12"/>
      <w:r w:rsidDel="00000000" w:rsidR="00000000" w:rsidRPr="00000000">
        <w:rPr>
          <w:b w:val="1"/>
          <w:bCs w:val="1"/>
          <w:rtl w:val="0"/>
        </w:rPr>
        <w:t xml:space="preserve">Tailor an Elevator Pitch</w:t>
      </w:r>
    </w:p>
    <w:p w:rsidR="00000000" w:rsidDel="00000000" w:rsidP="00000000" w:rsidRDefault="00000000" w:rsidRPr="00000000" w14:paraId="00000037">
      <w:pPr>
        <w:shd w:fill="ffffff" w:val="clear"/>
        <w:spacing w:after="240" w:before="240" w:lineRule="auto"/>
        <w:rPr>
          <w:ins w:author="Magdalena Reith" w:id="2" w:date="2025-07-21T15:08:34Z"/>
        </w:rPr>
      </w:pPr>
      <w:r w:rsidDel="00000000" w:rsidR="00000000" w:rsidRPr="00000000">
        <w:rPr>
          <w:rtl w:val="0"/>
        </w:rPr>
        <w:t xml:space="preserve">Seasoned comedians generally have something known as a "tight 10" rehearsed and ready, a solid, reliable, short set of jokes they can count on to make people laugh. Similarly, new and aspiring entrepreneurs should have an intriguing, informative elevator pitch on hand. A 30-or-so second description of the nature of your business, offering, and value proposition, designed to help you earn a second conversation with a potential investor or network connection.</w:t>
      </w:r>
      <w:ins w:author="Magdalena Reith" w:id="2" w:date="2025-07-21T15:08:34Z">
        <w:r w:rsidDel="00000000" w:rsidR="00000000" w:rsidRPr="00000000">
          <w:rPr>
            <w:rtl w:val="0"/>
          </w:rPr>
        </w:r>
      </w:ins>
    </w:p>
    <w:p w:rsidR="00000000" w:rsidDel="00000000" w:rsidP="00000000" w:rsidRDefault="00000000" w:rsidRPr="00000000" w14:paraId="00000038">
      <w:pPr>
        <w:pStyle w:val="Heading2"/>
        <w:keepNext w:val="0"/>
        <w:keepLines w:val="0"/>
        <w:shd w:fill="ffffff" w:val="clear"/>
        <w:spacing w:after="80" w:lineRule="auto"/>
        <w:rPr>
          <w:ins w:author="Magdalena Reith" w:id="2" w:date="2025-07-21T15:08:34Z"/>
          <w:b w:val="1"/>
          <w:bCs w:val="1"/>
          <w:sz w:val="34"/>
          <w:szCs w:val="34"/>
          <w:rPrChange w:author="Magdalena Reith" w:id="3" w:date="2025-07-21T15:08:34Z">
            <w:rPr/>
          </w:rPrChange>
        </w:rPr>
      </w:pPr>
      <w:ins w:author="Magdalena Reith" w:id="2" w:date="2025-07-21T15:08:34Z">
        <w:bookmarkStart w:colFirst="0" w:colLast="0" w:name="_vxhguefww2bp" w:id="13"/>
        <w:bookmarkEnd w:id="13"/>
        <w:r w:rsidDel="00000000" w:rsidR="00000000" w:rsidRPr="00000000">
          <w:rPr>
            <w:b w:val="1"/>
            <w:bCs w:val="1"/>
            <w:sz w:val="34"/>
            <w:szCs w:val="34"/>
            <w:rtl w:val="0"/>
            <w:rPrChange w:author="Magdalena Reith" w:id="3" w:date="2025-07-21T15:08:34Z">
              <w:rPr/>
            </w:rPrChange>
          </w:rPr>
          <w:t xml:space="preserve">🚪</w:t>
        </w:r>
        <w:commentRangeStart w:id="6"/>
        <w:r w:rsidDel="00000000" w:rsidR="00000000" w:rsidRPr="00000000">
          <w:rPr>
            <w:b w:val="1"/>
            <w:bCs w:val="1"/>
            <w:sz w:val="34"/>
            <w:szCs w:val="34"/>
            <w:rtl w:val="0"/>
            <w:rPrChange w:author="Magdalena Reith" w:id="3" w:date="2025-07-21T15:08:34Z">
              <w:rPr/>
            </w:rPrChange>
          </w:rPr>
          <w:t xml:space="preserve"> Start With Your Elevator Pitch — Because You Might Not Get the Full Floo</w:t>
        </w:r>
        <w:commentRangeEnd w:id="6"/>
        <w:r w:rsidDel="00000000" w:rsidR="00000000" w:rsidRPr="00000000">
          <w:commentReference w:id="6"/>
        </w:r>
        <w:r w:rsidDel="00000000" w:rsidR="00000000" w:rsidRPr="00000000">
          <w:rPr>
            <w:b w:val="1"/>
            <w:bCs w:val="1"/>
            <w:sz w:val="34"/>
            <w:szCs w:val="34"/>
            <w:rtl w:val="0"/>
            <w:rPrChange w:author="Magdalena Reith" w:id="3" w:date="2025-07-21T15:08:34Z">
              <w:rPr/>
            </w:rPrChange>
          </w:rPr>
          <w:t xml:space="preserve">r</w:t>
        </w:r>
      </w:ins>
    </w:p>
    <w:p w:rsidR="00000000" w:rsidDel="00000000" w:rsidP="00000000" w:rsidRDefault="00000000" w:rsidRPr="00000000" w14:paraId="00000039">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In an ideal world, you get five calm minutes to tell your story.</w:t>
          <w:br w:type="textWrapping"/>
          <w:t xml:space="preserve">In reality? You might get </w:t>
        </w:r>
        <w:r w:rsidDel="00000000" w:rsidR="00000000" w:rsidRPr="00000000">
          <w:rPr>
            <w:b w:val="1"/>
            <w:bCs w:val="1"/>
            <w:rtl w:val="0"/>
            <w:rPrChange w:author="Magdalena Reith" w:id="3" w:date="2025-07-21T15:08:34Z">
              <w:rPr/>
            </w:rPrChange>
          </w:rPr>
          <w:t xml:space="preserve">interrupted after 30 seconds</w:t>
        </w:r>
        <w:r w:rsidDel="00000000" w:rsidR="00000000" w:rsidRPr="00000000">
          <w:rPr>
            <w:rtl w:val="0"/>
            <w:rPrChange w:author="Magdalena Reith" w:id="3" w:date="2025-07-21T15:08:34Z">
              <w:rPr/>
            </w:rPrChange>
          </w:rPr>
          <w:t xml:space="preserve">.</w:t>
        </w:r>
      </w:ins>
    </w:p>
    <w:p w:rsidR="00000000" w:rsidDel="00000000" w:rsidP="00000000" w:rsidRDefault="00000000" w:rsidRPr="00000000" w14:paraId="0000003A">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That’s why you need a </w:t>
        </w:r>
        <w:r w:rsidDel="00000000" w:rsidR="00000000" w:rsidRPr="00000000">
          <w:rPr>
            <w:b w:val="1"/>
            <w:bCs w:val="1"/>
            <w:rtl w:val="0"/>
            <w:rPrChange w:author="Magdalena Reith" w:id="3" w:date="2025-07-21T15:08:34Z">
              <w:rPr/>
            </w:rPrChange>
          </w:rPr>
          <w:t xml:space="preserve">tight, compelling elevator pitch</w:t>
        </w:r>
        <w:r w:rsidDel="00000000" w:rsidR="00000000" w:rsidRPr="00000000">
          <w:rPr>
            <w:rtl w:val="0"/>
            <w:rPrChange w:author="Magdalena Reith" w:id="3" w:date="2025-07-21T15:08:34Z">
              <w:rPr/>
            </w:rPrChange>
          </w:rPr>
          <w:t xml:space="preserve"> — ready to go </w:t>
        </w:r>
        <w:r w:rsidDel="00000000" w:rsidR="00000000" w:rsidRPr="00000000">
          <w:rPr>
            <w:b w:val="1"/>
            <w:bCs w:val="1"/>
            <w:rtl w:val="0"/>
            <w:rPrChange w:author="Magdalena Reith" w:id="3" w:date="2025-07-21T15:08:34Z">
              <w:rPr/>
            </w:rPrChange>
          </w:rPr>
          <w:t xml:space="preserve">first</w:t>
        </w:r>
        <w:r w:rsidDel="00000000" w:rsidR="00000000" w:rsidRPr="00000000">
          <w:rPr>
            <w:rtl w:val="0"/>
            <w:rPrChange w:author="Magdalena Reith" w:id="3" w:date="2025-07-21T15:08:34Z">
              <w:rPr/>
            </w:rPrChange>
          </w:rPr>
          <w:t xml:space="preserve">, not last.</w:t>
        </w:r>
      </w:ins>
    </w:p>
    <w:p w:rsidR="00000000" w:rsidDel="00000000" w:rsidP="00000000" w:rsidRDefault="00000000" w:rsidRPr="00000000" w14:paraId="0000003B">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pict>
            <v:rect style="width:0.0pt;height:1.5pt" o:hr="t" o:hrstd="t" o:hralign="center" fillcolor="#A0A0A0" stroked="f"/>
          </w:pict>
        </w:r>
        <w:r w:rsidDel="00000000" w:rsidR="00000000" w:rsidRPr="00000000">
          <w:rPr>
            <w:rtl w:val="0"/>
          </w:rPr>
        </w:r>
      </w:ins>
    </w:p>
    <w:p w:rsidR="00000000" w:rsidDel="00000000" w:rsidP="00000000" w:rsidRDefault="00000000" w:rsidRPr="00000000" w14:paraId="0000003C">
      <w:pPr>
        <w:pStyle w:val="Heading3"/>
        <w:keepNext w:val="0"/>
        <w:keepLines w:val="0"/>
        <w:shd w:fill="ffffff" w:val="clear"/>
        <w:spacing w:before="280" w:lineRule="auto"/>
        <w:rPr>
          <w:ins w:author="Magdalena Reith" w:id="2" w:date="2025-07-21T15:08:34Z"/>
          <w:b w:val="1"/>
          <w:bCs w:val="1"/>
          <w:color w:val="000000"/>
          <w:sz w:val="26"/>
          <w:szCs w:val="26"/>
          <w:rPrChange w:author="Magdalena Reith" w:id="3" w:date="2025-07-21T15:08:34Z">
            <w:rPr/>
          </w:rPrChange>
        </w:rPr>
      </w:pPr>
      <w:ins w:author="Magdalena Reith" w:id="2" w:date="2025-07-21T15:08:34Z">
        <w:bookmarkStart w:colFirst="0" w:colLast="0" w:name="_sf31xgsaps3t" w:id="14"/>
        <w:bookmarkEnd w:id="14"/>
        <w:r w:rsidDel="00000000" w:rsidR="00000000" w:rsidRPr="00000000">
          <w:rPr>
            <w:b w:val="1"/>
            <w:bCs w:val="1"/>
            <w:color w:val="000000"/>
            <w:sz w:val="26"/>
            <w:szCs w:val="26"/>
            <w:rtl w:val="0"/>
            <w:rPrChange w:author="Magdalena Reith" w:id="3" w:date="2025-07-21T15:08:34Z">
              <w:rPr/>
            </w:rPrChange>
          </w:rPr>
          <w:t xml:space="preserve">🧠 What’s an Elevator Pitch?</w:t>
        </w:r>
      </w:ins>
    </w:p>
    <w:p w:rsidR="00000000" w:rsidDel="00000000" w:rsidP="00000000" w:rsidRDefault="00000000" w:rsidRPr="00000000" w14:paraId="0000003D">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It’s a </w:t>
        </w:r>
        <w:r w:rsidDel="00000000" w:rsidR="00000000" w:rsidRPr="00000000">
          <w:rPr>
            <w:b w:val="1"/>
            <w:bCs w:val="1"/>
            <w:rtl w:val="0"/>
            <w:rPrChange w:author="Magdalena Reith" w:id="3" w:date="2025-07-21T15:08:34Z">
              <w:rPr/>
            </w:rPrChange>
          </w:rPr>
          <w:t xml:space="preserve">30–60 second version</w:t>
        </w:r>
        <w:r w:rsidDel="00000000" w:rsidR="00000000" w:rsidRPr="00000000">
          <w:rPr>
            <w:rtl w:val="0"/>
            <w:rPrChange w:author="Magdalena Reith" w:id="3" w:date="2025-07-21T15:08:34Z">
              <w:rPr/>
            </w:rPrChange>
          </w:rPr>
          <w:t xml:space="preserve"> of your startup that:</w:t>
        </w:r>
      </w:ins>
    </w:p>
    <w:p w:rsidR="00000000" w:rsidDel="00000000" w:rsidP="00000000" w:rsidRDefault="00000000" w:rsidRPr="00000000" w14:paraId="0000003E">
      <w:pPr>
        <w:numPr>
          <w:ilvl w:val="0"/>
          <w:numId w:val="7"/>
        </w:numPr>
        <w:shd w:fill="ffffff" w:val="clear"/>
        <w:spacing w:after="0" w:afterAutospacing="0" w:before="240" w:lineRule="auto"/>
        <w:ind w:left="720" w:hanging="360"/>
        <w:rPr>
          <w:ins w:author="Magdalena Reith" w:id="2" w:date="2025-07-21T15:08:34Z"/>
        </w:rPr>
      </w:pPr>
      <w:ins w:author="Magdalena Reith" w:id="2" w:date="2025-07-21T15:08:34Z">
        <w:r w:rsidDel="00000000" w:rsidR="00000000" w:rsidRPr="00000000">
          <w:rPr>
            <w:rtl w:val="0"/>
            <w:rPrChange w:author="Magdalena Reith" w:id="3" w:date="2025-07-21T15:08:34Z">
              <w:rPr/>
            </w:rPrChange>
          </w:rPr>
          <w:t xml:space="preserve">Names </w:t>
        </w:r>
        <w:r w:rsidDel="00000000" w:rsidR="00000000" w:rsidRPr="00000000">
          <w:rPr>
            <w:b w:val="1"/>
            <w:bCs w:val="1"/>
            <w:rtl w:val="0"/>
            <w:rPrChange w:author="Magdalena Reith" w:id="3" w:date="2025-07-21T15:08:34Z">
              <w:rPr/>
            </w:rPrChange>
          </w:rPr>
          <w:t xml:space="preserve">what you do</w:t>
        </w:r>
      </w:ins>
    </w:p>
    <w:p w:rsidR="00000000" w:rsidDel="00000000" w:rsidP="00000000" w:rsidRDefault="00000000" w:rsidRPr="00000000" w14:paraId="0000003F">
      <w:pPr>
        <w:numPr>
          <w:ilvl w:val="0"/>
          <w:numId w:val="7"/>
        </w:numPr>
        <w:shd w:fill="ffffff" w:val="clear"/>
        <w:spacing w:after="0" w:afterAutospacing="0" w:before="0" w:beforeAutospacing="0" w:lineRule="auto"/>
        <w:ind w:left="720" w:hanging="360"/>
        <w:rPr>
          <w:ins w:author="Magdalena Reith" w:id="2" w:date="2025-07-21T15:08:34Z"/>
        </w:rPr>
      </w:pPr>
      <w:ins w:author="Magdalena Reith" w:id="2" w:date="2025-07-21T15:08:34Z">
        <w:r w:rsidDel="00000000" w:rsidR="00000000" w:rsidRPr="00000000">
          <w:rPr>
            <w:rtl w:val="0"/>
            <w:rPrChange w:author="Magdalena Reith" w:id="3" w:date="2025-07-21T15:08:34Z">
              <w:rPr/>
            </w:rPrChange>
          </w:rPr>
          <w:t xml:space="preserve">Explains </w:t>
        </w:r>
        <w:r w:rsidDel="00000000" w:rsidR="00000000" w:rsidRPr="00000000">
          <w:rPr>
            <w:b w:val="1"/>
            <w:bCs w:val="1"/>
            <w:rtl w:val="0"/>
            <w:rPrChange w:author="Magdalena Reith" w:id="3" w:date="2025-07-21T15:08:34Z">
              <w:rPr/>
            </w:rPrChange>
          </w:rPr>
          <w:t xml:space="preserve">why it matters</w:t>
        </w:r>
      </w:ins>
    </w:p>
    <w:p w:rsidR="00000000" w:rsidDel="00000000" w:rsidP="00000000" w:rsidRDefault="00000000" w:rsidRPr="00000000" w14:paraId="00000040">
      <w:pPr>
        <w:numPr>
          <w:ilvl w:val="0"/>
          <w:numId w:val="7"/>
        </w:numPr>
        <w:shd w:fill="ffffff" w:val="clear"/>
        <w:spacing w:after="0" w:afterAutospacing="0" w:before="0" w:beforeAutospacing="0" w:lineRule="auto"/>
        <w:ind w:left="720" w:hanging="360"/>
        <w:rPr>
          <w:ins w:author="Magdalena Reith" w:id="2" w:date="2025-07-21T15:08:34Z"/>
        </w:rPr>
      </w:pPr>
      <w:ins w:author="Magdalena Reith" w:id="2" w:date="2025-07-21T15:08:34Z">
        <w:r w:rsidDel="00000000" w:rsidR="00000000" w:rsidRPr="00000000">
          <w:rPr>
            <w:rtl w:val="0"/>
            <w:rPrChange w:author="Magdalena Reith" w:id="3" w:date="2025-07-21T15:08:34Z">
              <w:rPr/>
            </w:rPrChange>
          </w:rPr>
          <w:t xml:space="preserve">Shows </w:t>
        </w:r>
        <w:r w:rsidDel="00000000" w:rsidR="00000000" w:rsidRPr="00000000">
          <w:rPr>
            <w:b w:val="1"/>
            <w:bCs w:val="1"/>
            <w:rtl w:val="0"/>
            <w:rPrChange w:author="Magdalena Reith" w:id="3" w:date="2025-07-21T15:08:34Z">
              <w:rPr/>
            </w:rPrChange>
          </w:rPr>
          <w:t xml:space="preserve">what makes you different</w:t>
        </w:r>
      </w:ins>
    </w:p>
    <w:p w:rsidR="00000000" w:rsidDel="00000000" w:rsidP="00000000" w:rsidRDefault="00000000" w:rsidRPr="00000000" w14:paraId="00000041">
      <w:pPr>
        <w:numPr>
          <w:ilvl w:val="0"/>
          <w:numId w:val="7"/>
        </w:numPr>
        <w:shd w:fill="ffffff" w:val="clear"/>
        <w:spacing w:after="240" w:before="0" w:beforeAutospacing="0" w:lineRule="auto"/>
        <w:ind w:left="720" w:hanging="360"/>
        <w:rPr>
          <w:ins w:author="Magdalena Reith" w:id="2" w:date="2025-07-21T15:08:34Z"/>
        </w:rPr>
      </w:pPr>
      <w:ins w:author="Magdalena Reith" w:id="2" w:date="2025-07-21T15:08:34Z">
        <w:r w:rsidDel="00000000" w:rsidR="00000000" w:rsidRPr="00000000">
          <w:rPr>
            <w:rtl w:val="0"/>
            <w:rPrChange w:author="Magdalena Reith" w:id="3" w:date="2025-07-21T15:08:34Z">
              <w:rPr/>
            </w:rPrChange>
          </w:rPr>
          <w:t xml:space="preserve">Leaves the other person thinking: </w:t>
        </w:r>
        <w:r w:rsidDel="00000000" w:rsidR="00000000" w:rsidRPr="00000000">
          <w:rPr>
            <w:i w:val="1"/>
            <w:iCs w:val="1"/>
            <w:rtl w:val="0"/>
            <w:rPrChange w:author="Magdalena Reith" w:id="3" w:date="2025-07-21T15:08:34Z">
              <w:rPr/>
            </w:rPrChange>
          </w:rPr>
          <w:t xml:space="preserve">“Tell me more.”</w:t>
        </w:r>
      </w:ins>
    </w:p>
    <w:p w:rsidR="00000000" w:rsidDel="00000000" w:rsidP="00000000" w:rsidRDefault="00000000" w:rsidRPr="00000000" w14:paraId="00000042">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It’s not a mini business plan. It’s a </w:t>
        </w:r>
        <w:r w:rsidDel="00000000" w:rsidR="00000000" w:rsidRPr="00000000">
          <w:rPr>
            <w:b w:val="1"/>
            <w:bCs w:val="1"/>
            <w:rtl w:val="0"/>
            <w:rPrChange w:author="Magdalena Reith" w:id="3" w:date="2025-07-21T15:08:34Z">
              <w:rPr/>
            </w:rPrChange>
          </w:rPr>
          <w:t xml:space="preserve">hook</w:t>
        </w:r>
        <w:r w:rsidDel="00000000" w:rsidR="00000000" w:rsidRPr="00000000">
          <w:rPr>
            <w:rtl w:val="0"/>
            <w:rPrChange w:author="Magdalena Reith" w:id="3" w:date="2025-07-21T15:08:34Z">
              <w:rPr/>
            </w:rPrChange>
          </w:rPr>
          <w:t xml:space="preserve">.</w:t>
        </w:r>
      </w:ins>
    </w:p>
    <w:p w:rsidR="00000000" w:rsidDel="00000000" w:rsidP="00000000" w:rsidRDefault="00000000" w:rsidRPr="00000000" w14:paraId="00000043">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pict>
            <v:rect style="width:0.0pt;height:1.5pt" o:hr="t" o:hrstd="t" o:hralign="center" fillcolor="#A0A0A0" stroked="f"/>
          </w:pict>
        </w:r>
        <w:r w:rsidDel="00000000" w:rsidR="00000000" w:rsidRPr="00000000">
          <w:rPr>
            <w:rtl w:val="0"/>
          </w:rPr>
        </w:r>
      </w:ins>
    </w:p>
    <w:p w:rsidR="00000000" w:rsidDel="00000000" w:rsidP="00000000" w:rsidRDefault="00000000" w:rsidRPr="00000000" w14:paraId="00000044">
      <w:pPr>
        <w:pStyle w:val="Heading3"/>
        <w:keepNext w:val="0"/>
        <w:keepLines w:val="0"/>
        <w:shd w:fill="ffffff" w:val="clear"/>
        <w:spacing w:before="280" w:lineRule="auto"/>
        <w:rPr>
          <w:ins w:author="Magdalena Reith" w:id="2" w:date="2025-07-21T15:08:34Z"/>
          <w:b w:val="1"/>
          <w:bCs w:val="1"/>
          <w:color w:val="000000"/>
          <w:sz w:val="26"/>
          <w:szCs w:val="26"/>
          <w:rPrChange w:author="Magdalena Reith" w:id="3" w:date="2025-07-21T15:08:34Z">
            <w:rPr/>
          </w:rPrChange>
        </w:rPr>
      </w:pPr>
      <w:ins w:author="Magdalena Reith" w:id="2" w:date="2025-07-21T15:08:34Z">
        <w:bookmarkStart w:colFirst="0" w:colLast="0" w:name="_lzfkncd6f5t0" w:id="15"/>
        <w:bookmarkEnd w:id="15"/>
        <w:r w:rsidDel="00000000" w:rsidR="00000000" w:rsidRPr="00000000">
          <w:rPr>
            <w:b w:val="1"/>
            <w:bCs w:val="1"/>
            <w:color w:val="000000"/>
            <w:sz w:val="26"/>
            <w:szCs w:val="26"/>
            <w:rtl w:val="0"/>
            <w:rPrChange w:author="Magdalena Reith" w:id="3" w:date="2025-07-21T15:08:34Z">
              <w:rPr/>
            </w:rPrChange>
          </w:rPr>
          <w:t xml:space="preserve">💬 Why You Should Start With It</w:t>
        </w:r>
      </w:ins>
    </w:p>
    <w:p w:rsidR="00000000" w:rsidDel="00000000" w:rsidP="00000000" w:rsidRDefault="00000000" w:rsidRPr="00000000" w14:paraId="00000045">
      <w:pPr>
        <w:numPr>
          <w:ilvl w:val="0"/>
          <w:numId w:val="10"/>
        </w:numPr>
        <w:shd w:fill="ffffff" w:val="clear"/>
        <w:spacing w:after="0" w:afterAutospacing="0" w:before="240" w:lineRule="auto"/>
        <w:ind w:left="720" w:hanging="360"/>
        <w:rPr>
          <w:ins w:author="Magdalena Reith" w:id="2" w:date="2025-07-21T15:08:34Z"/>
        </w:rPr>
      </w:pPr>
      <w:ins w:author="Magdalena Reith" w:id="2" w:date="2025-07-21T15:08:34Z">
        <w:r w:rsidDel="00000000" w:rsidR="00000000" w:rsidRPr="00000000">
          <w:rPr>
            <w:rtl w:val="0"/>
            <w:rPrChange w:author="Magdalena Reith" w:id="3" w:date="2025-07-21T15:08:34Z">
              <w:rPr/>
            </w:rPrChange>
          </w:rPr>
          <w:t xml:space="preserve">You often don’t control the flow — people jump in with questions.</w:t>
        </w:r>
      </w:ins>
    </w:p>
    <w:p w:rsidR="00000000" w:rsidDel="00000000" w:rsidP="00000000" w:rsidRDefault="00000000" w:rsidRPr="00000000" w14:paraId="00000046">
      <w:pPr>
        <w:numPr>
          <w:ilvl w:val="0"/>
          <w:numId w:val="10"/>
        </w:numPr>
        <w:shd w:fill="ffffff" w:val="clear"/>
        <w:spacing w:after="0" w:afterAutospacing="0" w:before="0" w:beforeAutospacing="0" w:lineRule="auto"/>
        <w:ind w:left="720" w:hanging="360"/>
        <w:rPr>
          <w:ins w:author="Magdalena Reith" w:id="2" w:date="2025-07-21T15:08:34Z"/>
        </w:rPr>
      </w:pPr>
      <w:ins w:author="Magdalena Reith" w:id="2" w:date="2025-07-21T15:08:34Z">
        <w:r w:rsidDel="00000000" w:rsidR="00000000" w:rsidRPr="00000000">
          <w:rPr>
            <w:rtl w:val="0"/>
            <w:rPrChange w:author="Magdalena Reith" w:id="3" w:date="2025-07-21T15:08:34Z">
              <w:rPr/>
            </w:rPrChange>
          </w:rPr>
          <w:t xml:space="preserve">It sets the tone and </w:t>
        </w:r>
        <w:r w:rsidDel="00000000" w:rsidR="00000000" w:rsidRPr="00000000">
          <w:rPr>
            <w:b w:val="1"/>
            <w:bCs w:val="1"/>
            <w:rtl w:val="0"/>
            <w:rPrChange w:author="Magdalena Reith" w:id="3" w:date="2025-07-21T15:08:34Z">
              <w:rPr/>
            </w:rPrChange>
          </w:rPr>
          <w:t xml:space="preserve">anchors the conversation</w:t>
        </w:r>
        <w:r w:rsidDel="00000000" w:rsidR="00000000" w:rsidRPr="00000000">
          <w:rPr>
            <w:rtl w:val="0"/>
            <w:rPrChange w:author="Magdalena Reith" w:id="3" w:date="2025-07-21T15:08:34Z">
              <w:rPr/>
            </w:rPrChange>
          </w:rPr>
          <w:t xml:space="preserve">.</w:t>
        </w:r>
      </w:ins>
    </w:p>
    <w:p w:rsidR="00000000" w:rsidDel="00000000" w:rsidP="00000000" w:rsidRDefault="00000000" w:rsidRPr="00000000" w14:paraId="00000047">
      <w:pPr>
        <w:numPr>
          <w:ilvl w:val="0"/>
          <w:numId w:val="10"/>
        </w:numPr>
        <w:shd w:fill="ffffff" w:val="clear"/>
        <w:spacing w:after="240" w:before="0" w:beforeAutospacing="0" w:lineRule="auto"/>
        <w:ind w:left="720" w:hanging="360"/>
        <w:rPr>
          <w:ins w:author="Magdalena Reith" w:id="2" w:date="2025-07-21T15:08:34Z"/>
        </w:rPr>
      </w:pPr>
      <w:ins w:author="Magdalena Reith" w:id="2" w:date="2025-07-21T15:08:34Z">
        <w:r w:rsidDel="00000000" w:rsidR="00000000" w:rsidRPr="00000000">
          <w:rPr>
            <w:rtl w:val="0"/>
            <w:rPrChange w:author="Magdalena Reith" w:id="3" w:date="2025-07-21T15:08:34Z">
              <w:rPr/>
            </w:rPrChange>
          </w:rPr>
          <w:t xml:space="preserve">It earns the right to go deeper — </w:t>
        </w:r>
        <w:r w:rsidDel="00000000" w:rsidR="00000000" w:rsidRPr="00000000">
          <w:rPr>
            <w:i w:val="1"/>
            <w:iCs w:val="1"/>
            <w:rtl w:val="0"/>
            <w:rPrChange w:author="Magdalena Reith" w:id="3" w:date="2025-07-21T15:08:34Z">
              <w:rPr/>
            </w:rPrChange>
          </w:rPr>
          <w:t xml:space="preserve">if</w:t>
        </w:r>
        <w:r w:rsidDel="00000000" w:rsidR="00000000" w:rsidRPr="00000000">
          <w:rPr>
            <w:rtl w:val="0"/>
            <w:rPrChange w:author="Magdalena Reith" w:id="3" w:date="2025-07-21T15:08:34Z">
              <w:rPr/>
            </w:rPrChange>
          </w:rPr>
          <w:t xml:space="preserve"> you make them curious.</w:t>
        </w:r>
      </w:ins>
    </w:p>
    <w:p w:rsidR="00000000" w:rsidDel="00000000" w:rsidP="00000000" w:rsidRDefault="00000000" w:rsidRPr="00000000" w14:paraId="00000048">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pict>
            <v:rect style="width:0.0pt;height:1.5pt" o:hr="t" o:hrstd="t" o:hralign="center" fillcolor="#A0A0A0" stroked="f"/>
          </w:pict>
        </w:r>
        <w:r w:rsidDel="00000000" w:rsidR="00000000" w:rsidRPr="00000000">
          <w:rPr>
            <w:rtl w:val="0"/>
          </w:rPr>
        </w:r>
      </w:ins>
    </w:p>
    <w:p w:rsidR="00000000" w:rsidDel="00000000" w:rsidP="00000000" w:rsidRDefault="00000000" w:rsidRPr="00000000" w14:paraId="00000049">
      <w:pPr>
        <w:pStyle w:val="Heading3"/>
        <w:keepNext w:val="0"/>
        <w:keepLines w:val="0"/>
        <w:shd w:fill="ffffff" w:val="clear"/>
        <w:spacing w:before="280" w:lineRule="auto"/>
        <w:rPr>
          <w:ins w:author="Magdalena Reith" w:id="2" w:date="2025-07-21T15:08:34Z"/>
          <w:b w:val="1"/>
          <w:bCs w:val="1"/>
          <w:color w:val="000000"/>
          <w:sz w:val="26"/>
          <w:szCs w:val="26"/>
          <w:rPrChange w:author="Magdalena Reith" w:id="3" w:date="2025-07-21T15:08:34Z">
            <w:rPr/>
          </w:rPrChange>
        </w:rPr>
      </w:pPr>
      <w:ins w:author="Magdalena Reith" w:id="2" w:date="2025-07-21T15:08:34Z">
        <w:bookmarkStart w:colFirst="0" w:colLast="0" w:name="_a82iljaplby0" w:id="16"/>
        <w:bookmarkEnd w:id="16"/>
        <w:r w:rsidDel="00000000" w:rsidR="00000000" w:rsidRPr="00000000">
          <w:rPr>
            <w:b w:val="1"/>
            <w:bCs w:val="1"/>
            <w:color w:val="000000"/>
            <w:sz w:val="26"/>
            <w:szCs w:val="26"/>
            <w:rtl w:val="0"/>
            <w:rPrChange w:author="Magdalena Reith" w:id="3" w:date="2025-07-21T15:08:34Z">
              <w:rPr/>
            </w:rPrChange>
          </w:rPr>
          <w:t xml:space="preserve">🎯 Pro Tip: Your Elevator Pitch Should Intrigue, Not Explain Everything</w:t>
        </w:r>
      </w:ins>
    </w:p>
    <w:p w:rsidR="00000000" w:rsidDel="00000000" w:rsidP="00000000" w:rsidRDefault="00000000" w:rsidRPr="00000000" w14:paraId="0000004A">
      <w:pPr>
        <w:shd w:fill="ffffff" w:val="clear"/>
        <w:spacing w:after="240" w:before="240" w:lineRule="auto"/>
        <w:ind w:left="600" w:right="600" w:firstLine="0"/>
        <w:rPr>
          <w:ins w:author="Magdalena Reith" w:id="2" w:date="2025-07-21T15:08:34Z"/>
          <w:i w:val="1"/>
          <w:iCs w:val="1"/>
          <w:rPrChange w:author="Magdalena Reith" w:id="3" w:date="2025-07-21T15:08:34Z">
            <w:rPr/>
          </w:rPrChange>
        </w:rPr>
      </w:pPr>
      <w:ins w:author="Magdalena Reith" w:id="2" w:date="2025-07-21T15:08:34Z">
        <w:r w:rsidDel="00000000" w:rsidR="00000000" w:rsidRPr="00000000">
          <w:rPr>
            <w:i w:val="1"/>
            <w:iCs w:val="1"/>
            <w:rtl w:val="0"/>
            <w:rPrChange w:author="Magdalena Reith" w:id="3" w:date="2025-07-21T15:08:34Z">
              <w:rPr/>
            </w:rPrChange>
          </w:rPr>
          <w:t xml:space="preserve">“We help B2B software teams cut their sales cycle by 30% using behavioral AI — starting with the top 10% of enterprise funnels.”</w:t>
          <w:br w:type="textWrapping"/>
          <w:t xml:space="preserve">(Now they’ll ask: How? Why? Who's using it?)</w:t>
        </w:r>
      </w:ins>
    </w:p>
    <w:p w:rsidR="00000000" w:rsidDel="00000000" w:rsidP="00000000" w:rsidRDefault="00000000" w:rsidRPr="00000000" w14:paraId="0000004B">
      <w:pPr>
        <w:shd w:fill="ffffff" w:val="clear"/>
        <w:spacing w:after="240" w:before="240" w:lineRule="auto"/>
        <w:rPr>
          <w:ins w:author="Magdalena Reith" w:id="2" w:date="2025-07-21T15:08:34Z"/>
          <w:b w:val="1"/>
          <w:bCs w:val="1"/>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Start with </w:t>
        </w:r>
        <w:r w:rsidDel="00000000" w:rsidR="00000000" w:rsidRPr="00000000">
          <w:rPr>
            <w:b w:val="1"/>
            <w:bCs w:val="1"/>
            <w:rtl w:val="0"/>
            <w:rPrChange w:author="Magdalena Reith" w:id="3" w:date="2025-07-21T15:08:34Z">
              <w:rPr/>
            </w:rPrChange>
          </w:rPr>
          <w:t xml:space="preserve">something crisp, specific, and valuable</w:t>
        </w:r>
        <w:r w:rsidDel="00000000" w:rsidR="00000000" w:rsidRPr="00000000">
          <w:rPr>
            <w:rtl w:val="0"/>
            <w:rPrChange w:author="Magdalena Reith" w:id="3" w:date="2025-07-21T15:08:34Z">
              <w:rPr/>
            </w:rPrChange>
          </w:rPr>
          <w:t xml:space="preserve">.</w:t>
          <w:br w:type="textWrapping"/>
        </w:r>
        <w:r w:rsidDel="00000000" w:rsidR="00000000" w:rsidRPr="00000000">
          <w:rPr>
            <w:b w:val="1"/>
            <w:bCs w:val="1"/>
            <w:rtl w:val="0"/>
            <w:rPrChange w:author="Magdalena Reith" w:id="3" w:date="2025-07-21T15:08:34Z">
              <w:rPr/>
            </w:rPrChange>
          </w:rPr>
          <w:t xml:space="preserve">Don’t waste your first breath with vague vision or generic tags.</w:t>
        </w:r>
      </w:ins>
    </w:p>
    <w:p w:rsidR="00000000" w:rsidDel="00000000" w:rsidP="00000000" w:rsidRDefault="00000000" w:rsidRPr="00000000" w14:paraId="0000004C">
      <w:pPr>
        <w:shd w:fill="ffffff" w:val="clear"/>
        <w:spacing w:after="240" w:before="240" w:lineRule="auto"/>
        <w:rPr>
          <w:ins w:author="Magdalena Reith" w:id="2" w:date="2025-07-21T15:08:34Z"/>
          <w:b w:val="1"/>
          <w:bCs w:val="1"/>
          <w:rPrChange w:author="Magdalena Reith" w:id="3" w:date="2025-07-21T15:08:34Z">
            <w:rPr/>
          </w:rPrChange>
        </w:rPr>
      </w:pPr>
      <w:ins w:author="Magdalena Reith" w:id="2" w:date="2025-07-21T15:08:34Z">
        <w:r w:rsidDel="00000000" w:rsidR="00000000" w:rsidRPr="00000000">
          <w:rPr>
            <w:rtl w:val="0"/>
          </w:rPr>
        </w:r>
      </w:ins>
    </w:p>
    <w:p w:rsidR="00000000" w:rsidDel="00000000" w:rsidP="00000000" w:rsidRDefault="00000000" w:rsidRPr="00000000" w14:paraId="0000004D">
      <w:pPr>
        <w:pStyle w:val="Heading3"/>
        <w:keepNext w:val="0"/>
        <w:keepLines w:val="0"/>
        <w:shd w:fill="ffffff" w:val="clear"/>
        <w:spacing w:before="280" w:lineRule="auto"/>
        <w:rPr>
          <w:ins w:author="Magdalena Reith" w:id="2" w:date="2025-07-21T15:08:34Z"/>
          <w:b w:val="1"/>
          <w:bCs w:val="1"/>
          <w:color w:val="000000"/>
          <w:sz w:val="26"/>
          <w:szCs w:val="26"/>
          <w:rPrChange w:author="Magdalena Reith" w:id="3" w:date="2025-07-21T15:08:34Z">
            <w:rPr/>
          </w:rPrChange>
        </w:rPr>
      </w:pPr>
      <w:ins w:author="Magdalena Reith" w:id="2" w:date="2025-07-21T15:08:34Z">
        <w:bookmarkStart w:colFirst="0" w:colLast="0" w:name="_et34vdlgt77m" w:id="17"/>
        <w:bookmarkEnd w:id="17"/>
        <w:r w:rsidDel="00000000" w:rsidR="00000000" w:rsidRPr="00000000">
          <w:rPr>
            <w:b w:val="1"/>
            <w:bCs w:val="1"/>
            <w:color w:val="000000"/>
            <w:sz w:val="26"/>
            <w:szCs w:val="26"/>
            <w:rtl w:val="0"/>
            <w:rPrChange w:author="Magdalena Reith" w:id="3" w:date="2025-07-21T15:08:34Z">
              <w:rPr/>
            </w:rPrChange>
          </w:rPr>
          <w:t xml:space="preserve">Use It as a Landing — Not a Lifeline</w:t>
        </w:r>
      </w:ins>
    </w:p>
    <w:p w:rsidR="00000000" w:rsidDel="00000000" w:rsidP="00000000" w:rsidRDefault="00000000" w:rsidRPr="00000000" w14:paraId="0000004E">
      <w:pPr>
        <w:shd w:fill="ffffff" w:val="clear"/>
        <w:spacing w:after="240" w:before="240" w:lineRule="auto"/>
        <w:rPr>
          <w:ins w:author="Magdalena Reith" w:id="2" w:date="2025-07-21T15:08:34Z"/>
          <w:b w:val="1"/>
          <w:bCs w:val="1"/>
          <w:rPrChange w:author="Magdalena Reith" w:id="3" w:date="2025-07-21T15:08:34Z">
            <w:rPr/>
          </w:rPrChange>
        </w:rPr>
      </w:pPr>
      <w:ins w:author="Magdalena Reith" w:id="2" w:date="2025-07-21T15:08:34Z">
        <w:r w:rsidDel="00000000" w:rsidR="00000000" w:rsidRPr="00000000">
          <w:rPr>
            <w:b w:val="1"/>
            <w:bCs w:val="1"/>
            <w:rtl w:val="0"/>
            <w:rPrChange w:author="Magdalena Reith" w:id="3" w:date="2025-07-21T15:08:34Z">
              <w:rPr/>
            </w:rPrChange>
          </w:rPr>
          <w:t xml:space="preserve">This isn’t just for elevator rides or cold intros — it's how you should start any pitch, especially when time is tight or when:</w:t>
        </w:r>
      </w:ins>
    </w:p>
    <w:p w:rsidR="00000000" w:rsidDel="00000000" w:rsidP="00000000" w:rsidRDefault="00000000" w:rsidRPr="00000000" w14:paraId="0000004F">
      <w:pPr>
        <w:numPr>
          <w:ilvl w:val="0"/>
          <w:numId w:val="6"/>
        </w:numPr>
        <w:shd w:fill="ffffff" w:val="clear"/>
        <w:spacing w:after="0" w:afterAutospacing="0" w:before="240" w:lineRule="auto"/>
        <w:ind w:left="720" w:hanging="360"/>
        <w:rPr>
          <w:ins w:author="Magdalena Reith" w:id="2" w:date="2025-07-21T15:08:34Z"/>
          <w:b w:val="1"/>
          <w:bCs w:val="1"/>
        </w:rPr>
      </w:pPr>
      <w:ins w:author="Magdalena Reith" w:id="2" w:date="2025-07-21T15:08:34Z">
        <w:r w:rsidDel="00000000" w:rsidR="00000000" w:rsidRPr="00000000">
          <w:rPr>
            <w:b w:val="1"/>
            <w:bCs w:val="1"/>
            <w:rtl w:val="0"/>
            <w:rPrChange w:author="Magdalena Reith" w:id="3" w:date="2025-07-21T15:08:34Z">
              <w:rPr/>
            </w:rPrChange>
          </w:rPr>
          <w:t xml:space="preserve">You're in a casual investor coffee</w:t>
        </w:r>
      </w:ins>
    </w:p>
    <w:p w:rsidR="00000000" w:rsidDel="00000000" w:rsidP="00000000" w:rsidRDefault="00000000" w:rsidRPr="00000000" w14:paraId="00000050">
      <w:pPr>
        <w:numPr>
          <w:ilvl w:val="0"/>
          <w:numId w:val="6"/>
        </w:numPr>
        <w:shd w:fill="ffffff" w:val="clear"/>
        <w:spacing w:after="0" w:afterAutospacing="0" w:before="0" w:beforeAutospacing="0" w:lineRule="auto"/>
        <w:ind w:left="720" w:hanging="360"/>
        <w:rPr>
          <w:ins w:author="Magdalena Reith" w:id="2" w:date="2025-07-21T15:08:34Z"/>
          <w:b w:val="1"/>
          <w:bCs w:val="1"/>
        </w:rPr>
      </w:pPr>
      <w:ins w:author="Magdalena Reith" w:id="2" w:date="2025-07-21T15:08:34Z">
        <w:r w:rsidDel="00000000" w:rsidR="00000000" w:rsidRPr="00000000">
          <w:rPr>
            <w:b w:val="1"/>
            <w:bCs w:val="1"/>
            <w:rtl w:val="0"/>
            <w:rPrChange w:author="Magdalena Reith" w:id="3" w:date="2025-07-21T15:08:34Z">
              <w:rPr/>
            </w:rPrChange>
          </w:rPr>
          <w:t xml:space="preserve">You're in a Zoom call where everyone joins late</w:t>
        </w:r>
      </w:ins>
    </w:p>
    <w:p w:rsidR="00000000" w:rsidDel="00000000" w:rsidP="00000000" w:rsidRDefault="00000000" w:rsidRPr="00000000" w14:paraId="00000051">
      <w:pPr>
        <w:numPr>
          <w:ilvl w:val="0"/>
          <w:numId w:val="6"/>
        </w:numPr>
        <w:shd w:fill="ffffff" w:val="clear"/>
        <w:spacing w:after="0" w:afterAutospacing="0" w:before="0" w:beforeAutospacing="0" w:lineRule="auto"/>
        <w:ind w:left="720" w:hanging="360"/>
        <w:rPr>
          <w:ins w:author="Magdalena Reith" w:id="2" w:date="2025-07-21T15:08:34Z"/>
          <w:b w:val="1"/>
          <w:bCs w:val="1"/>
        </w:rPr>
      </w:pPr>
      <w:ins w:author="Magdalena Reith" w:id="2" w:date="2025-07-21T15:08:34Z">
        <w:r w:rsidDel="00000000" w:rsidR="00000000" w:rsidRPr="00000000">
          <w:rPr>
            <w:b w:val="1"/>
            <w:bCs w:val="1"/>
            <w:rtl w:val="0"/>
            <w:rPrChange w:author="Magdalena Reith" w:id="3" w:date="2025-07-21T15:08:34Z">
              <w:rPr/>
            </w:rPrChange>
          </w:rPr>
          <w:t xml:space="preserve">You’re on stage with strict time limits</w:t>
        </w:r>
      </w:ins>
    </w:p>
    <w:p w:rsidR="00000000" w:rsidDel="00000000" w:rsidP="00000000" w:rsidRDefault="00000000" w:rsidRPr="00000000" w14:paraId="00000052">
      <w:pPr>
        <w:numPr>
          <w:ilvl w:val="0"/>
          <w:numId w:val="6"/>
        </w:numPr>
        <w:shd w:fill="ffffff" w:val="clear"/>
        <w:spacing w:after="240" w:before="0" w:beforeAutospacing="0" w:lineRule="auto"/>
        <w:ind w:left="720" w:hanging="360"/>
        <w:rPr>
          <w:ins w:author="Magdalena Reith" w:id="2" w:date="2025-07-21T15:08:34Z"/>
          <w:b w:val="1"/>
          <w:bCs w:val="1"/>
        </w:rPr>
      </w:pPr>
      <w:ins w:author="Magdalena Reith" w:id="2" w:date="2025-07-21T15:08:34Z">
        <w:r w:rsidDel="00000000" w:rsidR="00000000" w:rsidRPr="00000000">
          <w:rPr>
            <w:b w:val="1"/>
            <w:bCs w:val="1"/>
            <w:rtl w:val="0"/>
            <w:rPrChange w:author="Magdalena Reith" w:id="3" w:date="2025-07-21T15:08:34Z">
              <w:rPr/>
            </w:rPrChange>
          </w:rPr>
          <w:t xml:space="preserve">You’re pitching in a partner meeting where you’ll be cut off mid-slide</w:t>
        </w:r>
      </w:ins>
    </w:p>
    <w:p w:rsidR="00000000" w:rsidDel="00000000" w:rsidP="00000000" w:rsidRDefault="00000000" w:rsidRPr="00000000" w14:paraId="00000053">
      <w:pPr>
        <w:shd w:fill="ffffff" w:val="clear"/>
        <w:spacing w:after="240" w:before="240" w:lineRule="auto"/>
        <w:rPr>
          <w:ins w:author="Magdalena Reith" w:id="2" w:date="2025-07-21T15:08:34Z"/>
          <w:b w:val="1"/>
          <w:bCs w:val="1"/>
          <w:rPrChange w:author="Magdalena Reith" w:id="3" w:date="2025-07-21T15:08:34Z">
            <w:rPr/>
          </w:rPrChange>
        </w:rPr>
      </w:pPr>
      <w:ins w:author="Magdalena Reith" w:id="2" w:date="2025-07-21T15:08:34Z">
        <w:r w:rsidDel="00000000" w:rsidR="00000000" w:rsidRPr="00000000">
          <w:rPr>
            <w:b w:val="1"/>
            <w:bCs w:val="1"/>
            <w:rtl w:val="0"/>
            <w:rPrChange w:author="Magdalena Reith" w:id="3" w:date="2025-07-21T15:08:34Z">
              <w:rPr/>
            </w:rPrChange>
          </w:rPr>
          <w:t xml:space="preserve">Starting strong gives you control.</w:t>
          <w:br w:type="textWrapping"/>
          <w:t xml:space="preserve">A weak start gets derailed. A great one makes them want to hear the rest.</w:t>
        </w:r>
      </w:ins>
    </w:p>
    <w:p w:rsidR="00000000" w:rsidDel="00000000" w:rsidP="00000000" w:rsidRDefault="00000000" w:rsidRPr="00000000" w14:paraId="00000054">
      <w:pPr>
        <w:shd w:fill="ffffff" w:val="clear"/>
        <w:spacing w:after="240" w:before="240" w:lineRule="auto"/>
        <w:rPr>
          <w:ins w:author="Magdalena Reith" w:id="2" w:date="2025-07-21T15:08:34Z"/>
          <w:b w:val="1"/>
          <w:bCs w:val="1"/>
          <w:rPrChange w:author="Magdalena Reith" w:id="3" w:date="2025-07-21T15:08:34Z">
            <w:rPr/>
          </w:rPrChange>
        </w:rPr>
      </w:pPr>
      <w:ins w:author="Magdalena Reith" w:id="2" w:date="2025-07-21T15:08:34Z">
        <w:r w:rsidDel="00000000" w:rsidR="00000000" w:rsidRPr="00000000">
          <w:rPr>
            <w:rtl w:val="0"/>
          </w:rPr>
        </w:r>
      </w:ins>
    </w:p>
    <w:p w:rsidR="00000000" w:rsidDel="00000000" w:rsidP="00000000" w:rsidRDefault="00000000" w:rsidRPr="00000000" w14:paraId="00000055">
      <w:pPr>
        <w:pStyle w:val="Heading2"/>
        <w:keepNext w:val="0"/>
        <w:keepLines w:val="0"/>
        <w:shd w:fill="ffffff" w:val="clear"/>
        <w:spacing w:after="80" w:lineRule="auto"/>
        <w:rPr>
          <w:ins w:author="Magdalena Reith" w:id="2" w:date="2025-07-21T15:08:34Z"/>
          <w:b w:val="1"/>
          <w:bCs w:val="1"/>
          <w:sz w:val="34"/>
          <w:szCs w:val="34"/>
          <w:rPrChange w:author="Magdalena Reith" w:id="3" w:date="2025-07-21T15:08:34Z">
            <w:rPr/>
          </w:rPrChange>
        </w:rPr>
      </w:pPr>
      <w:ins w:author="Magdalena Reith" w:id="2" w:date="2025-07-21T15:08:34Z">
        <w:bookmarkStart w:colFirst="0" w:colLast="0" w:name="_2zy2q2eslgi3" w:id="18"/>
        <w:bookmarkEnd w:id="18"/>
        <w:r w:rsidDel="00000000" w:rsidR="00000000" w:rsidRPr="00000000">
          <w:rPr>
            <w:b w:val="1"/>
            <w:bCs w:val="1"/>
            <w:sz w:val="34"/>
            <w:szCs w:val="34"/>
            <w:rtl w:val="0"/>
            <w:rPrChange w:author="Magdalena Reith" w:id="3" w:date="2025-07-21T15:08:34Z">
              <w:rPr/>
            </w:rPrChange>
          </w:rPr>
          <w:t xml:space="preserve">Breaking Techniques — Present Like You Mean It</w:t>
        </w:r>
      </w:ins>
    </w:p>
    <w:p w:rsidR="00000000" w:rsidDel="00000000" w:rsidP="00000000" w:rsidRDefault="00000000" w:rsidRPr="00000000" w14:paraId="00000056">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It’s not just </w:t>
        </w:r>
        <w:r w:rsidDel="00000000" w:rsidR="00000000" w:rsidRPr="00000000">
          <w:rPr>
            <w:i w:val="1"/>
            <w:iCs w:val="1"/>
            <w:rtl w:val="0"/>
            <w:rPrChange w:author="Magdalena Reith" w:id="3" w:date="2025-07-21T15:08:34Z">
              <w:rPr/>
            </w:rPrChange>
          </w:rPr>
          <w:t xml:space="preserve">what</w:t>
        </w:r>
        <w:r w:rsidDel="00000000" w:rsidR="00000000" w:rsidRPr="00000000">
          <w:rPr>
            <w:rtl w:val="0"/>
            <w:rPrChange w:author="Magdalena Reith" w:id="3" w:date="2025-07-21T15:08:34Z">
              <w:rPr/>
            </w:rPrChange>
          </w:rPr>
          <w:t xml:space="preserve"> you say, it’s </w:t>
        </w:r>
        <w:r w:rsidDel="00000000" w:rsidR="00000000" w:rsidRPr="00000000">
          <w:rPr>
            <w:i w:val="1"/>
            <w:iCs w:val="1"/>
            <w:rtl w:val="0"/>
            <w:rPrChange w:author="Magdalena Reith" w:id="3" w:date="2025-07-21T15:08:34Z">
              <w:rPr/>
            </w:rPrChange>
          </w:rPr>
          <w:t xml:space="preserve">how</w:t>
        </w:r>
        <w:r w:rsidDel="00000000" w:rsidR="00000000" w:rsidRPr="00000000">
          <w:rPr>
            <w:rtl w:val="0"/>
            <w:rPrChange w:author="Magdalena Reith" w:id="3" w:date="2025-07-21T15:08:34Z">
              <w:rPr/>
            </w:rPrChange>
          </w:rPr>
          <w:t xml:space="preserve"> you come across.</w:t>
        </w:r>
      </w:ins>
    </w:p>
    <w:p w:rsidR="00000000" w:rsidDel="00000000" w:rsidP="00000000" w:rsidRDefault="00000000" w:rsidRPr="00000000" w14:paraId="00000057">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The best founders don’t just </w:t>
        </w:r>
        <w:r w:rsidDel="00000000" w:rsidR="00000000" w:rsidRPr="00000000">
          <w:rPr>
            <w:i w:val="1"/>
            <w:iCs w:val="1"/>
            <w:rtl w:val="0"/>
            <w:rPrChange w:author="Magdalena Reith" w:id="3" w:date="2025-07-21T15:08:34Z">
              <w:rPr/>
            </w:rPrChange>
          </w:rPr>
          <w:t xml:space="preserve">pitch</w:t>
        </w:r>
        <w:r w:rsidDel="00000000" w:rsidR="00000000" w:rsidRPr="00000000">
          <w:rPr>
            <w:rtl w:val="0"/>
            <w:rPrChange w:author="Magdalena Reith" w:id="3" w:date="2025-07-21T15:08:34Z">
              <w:rPr/>
            </w:rPrChange>
          </w:rPr>
          <w:t xml:space="preserve">. They </w:t>
        </w:r>
        <w:r w:rsidDel="00000000" w:rsidR="00000000" w:rsidRPr="00000000">
          <w:rPr>
            <w:b w:val="1"/>
            <w:bCs w:val="1"/>
            <w:rtl w:val="0"/>
            <w:rPrChange w:author="Magdalena Reith" w:id="3" w:date="2025-07-21T15:08:34Z">
              <w:rPr/>
            </w:rPrChange>
          </w:rPr>
          <w:t xml:space="preserve">command a room</w:t>
        </w:r>
        <w:r w:rsidDel="00000000" w:rsidR="00000000" w:rsidRPr="00000000">
          <w:rPr>
            <w:rtl w:val="0"/>
            <w:rPrChange w:author="Magdalena Reith" w:id="3" w:date="2025-07-21T15:08:34Z">
              <w:rPr/>
            </w:rPrChange>
          </w:rPr>
          <w:t xml:space="preserve"> — with posture, breath, pacing, and energy.</w:t>
          <w:br w:type="textWrapping"/>
          <w:t xml:space="preserve">And that doesn’t happen by chance. It’s trained. Rehearsed. Broken in.</w:t>
        </w:r>
      </w:ins>
    </w:p>
    <w:p w:rsidR="00000000" w:rsidDel="00000000" w:rsidP="00000000" w:rsidRDefault="00000000" w:rsidRPr="00000000" w14:paraId="00000058">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This chapter is all about </w:t>
        </w:r>
        <w:r w:rsidDel="00000000" w:rsidR="00000000" w:rsidRPr="00000000">
          <w:rPr>
            <w:b w:val="1"/>
            <w:bCs w:val="1"/>
            <w:rtl w:val="0"/>
            <w:rPrChange w:author="Magdalena Reith" w:id="3" w:date="2025-07-21T15:08:34Z">
              <w:rPr/>
            </w:rPrChange>
          </w:rPr>
          <w:t xml:space="preserve">“breaking techniques”</w:t>
        </w:r>
        <w:r w:rsidDel="00000000" w:rsidR="00000000" w:rsidRPr="00000000">
          <w:rPr>
            <w:rtl w:val="0"/>
            <w:rPrChange w:author="Magdalena Reith" w:id="3" w:date="2025-07-21T15:08:34Z">
              <w:rPr/>
            </w:rPrChange>
          </w:rPr>
          <w:t xml:space="preserve"> — the practical tools to break through tension, bad habits, and self-consciousness so you can pitch like a pro.</w:t>
        </w:r>
      </w:ins>
    </w:p>
    <w:p w:rsidR="00000000" w:rsidDel="00000000" w:rsidP="00000000" w:rsidRDefault="00000000" w:rsidRPr="00000000" w14:paraId="00000059">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pict>
            <v:rect style="width:0.0pt;height:1.5pt" o:hr="t" o:hrstd="t" o:hralign="center" fillcolor="#A0A0A0" stroked="f"/>
          </w:pict>
        </w:r>
        <w:r w:rsidDel="00000000" w:rsidR="00000000" w:rsidRPr="00000000">
          <w:rPr>
            <w:rtl w:val="0"/>
          </w:rPr>
        </w:r>
      </w:ins>
    </w:p>
    <w:p w:rsidR="00000000" w:rsidDel="00000000" w:rsidP="00000000" w:rsidRDefault="00000000" w:rsidRPr="00000000" w14:paraId="0000005A">
      <w:pPr>
        <w:pStyle w:val="Heading3"/>
        <w:keepNext w:val="0"/>
        <w:keepLines w:val="0"/>
        <w:shd w:fill="ffffff" w:val="clear"/>
        <w:spacing w:before="280" w:lineRule="auto"/>
        <w:rPr>
          <w:ins w:author="Magdalena Reith" w:id="2" w:date="2025-07-21T15:08:34Z"/>
          <w:b w:val="1"/>
          <w:bCs w:val="1"/>
          <w:color w:val="000000"/>
          <w:sz w:val="26"/>
          <w:szCs w:val="26"/>
          <w:rPrChange w:author="Magdalena Reith" w:id="3" w:date="2025-07-21T15:08:34Z">
            <w:rPr/>
          </w:rPrChange>
        </w:rPr>
      </w:pPr>
      <w:ins w:author="Magdalena Reith" w:id="2" w:date="2025-07-21T15:08:34Z">
        <w:bookmarkStart w:colFirst="0" w:colLast="0" w:name="_byn00yi3zb10" w:id="19"/>
        <w:bookmarkEnd w:id="19"/>
        <w:r w:rsidDel="00000000" w:rsidR="00000000" w:rsidRPr="00000000">
          <w:rPr>
            <w:b w:val="1"/>
            <w:bCs w:val="1"/>
            <w:color w:val="000000"/>
            <w:sz w:val="26"/>
            <w:szCs w:val="26"/>
            <w:rtl w:val="0"/>
            <w:rPrChange w:author="Magdalena Reith" w:id="3" w:date="2025-07-21T15:08:34Z">
              <w:rPr/>
            </w:rPrChange>
          </w:rPr>
          <w:t xml:space="preserve">💥 1. Chest Out, Not Just Shoulders Back</w:t>
        </w:r>
      </w:ins>
    </w:p>
    <w:p w:rsidR="00000000" w:rsidDel="00000000" w:rsidP="00000000" w:rsidRDefault="00000000" w:rsidRPr="00000000" w14:paraId="0000005B">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You’ve heard </w:t>
        </w:r>
        <w:r w:rsidDel="00000000" w:rsidR="00000000" w:rsidRPr="00000000">
          <w:rPr>
            <w:i w:val="1"/>
            <w:iCs w:val="1"/>
            <w:rtl w:val="0"/>
            <w:rPrChange w:author="Magdalena Reith" w:id="3" w:date="2025-07-21T15:08:34Z">
              <w:rPr/>
            </w:rPrChange>
          </w:rPr>
          <w:t xml:space="preserve">“shoulders back”</w:t>
        </w:r>
        <w:r w:rsidDel="00000000" w:rsidR="00000000" w:rsidRPr="00000000">
          <w:rPr>
            <w:rtl w:val="0"/>
            <w:rPrChange w:author="Magdalena Reith" w:id="3" w:date="2025-07-21T15:08:34Z">
              <w:rPr/>
            </w:rPrChange>
          </w:rPr>
          <w:t xml:space="preserve"> a thousand times — but it’s not enough.</w:t>
        </w:r>
      </w:ins>
    </w:p>
    <w:p w:rsidR="00000000" w:rsidDel="00000000" w:rsidP="00000000" w:rsidRDefault="00000000" w:rsidRPr="00000000" w14:paraId="0000005C">
      <w:pPr>
        <w:shd w:fill="ffffff" w:val="clear"/>
        <w:spacing w:after="240" w:before="240" w:lineRule="auto"/>
        <w:ind w:left="600" w:right="600" w:firstLine="0"/>
        <w:rPr>
          <w:ins w:author="Magdalena Reith" w:id="2" w:date="2025-07-21T15:08:34Z"/>
          <w:b w:val="1"/>
          <w:bCs w:val="1"/>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 Instead: </w:t>
        </w:r>
        <w:r w:rsidDel="00000000" w:rsidR="00000000" w:rsidRPr="00000000">
          <w:rPr>
            <w:b w:val="1"/>
            <w:bCs w:val="1"/>
            <w:rtl w:val="0"/>
            <w:rPrChange w:author="Magdalena Reith" w:id="3" w:date="2025-07-21T15:08:34Z">
              <w:rPr/>
            </w:rPrChange>
          </w:rPr>
          <w:t xml:space="preserve">Chest forward. Sternum open. Eyes up. Heels down.</w:t>
        </w:r>
      </w:ins>
    </w:p>
    <w:p w:rsidR="00000000" w:rsidDel="00000000" w:rsidP="00000000" w:rsidRDefault="00000000" w:rsidRPr="00000000" w14:paraId="0000005D">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Why? Because:</w:t>
        </w:r>
      </w:ins>
    </w:p>
    <w:p w:rsidR="00000000" w:rsidDel="00000000" w:rsidP="00000000" w:rsidRDefault="00000000" w:rsidRPr="00000000" w14:paraId="0000005E">
      <w:pPr>
        <w:numPr>
          <w:ilvl w:val="0"/>
          <w:numId w:val="16"/>
        </w:numPr>
        <w:shd w:fill="ffffff" w:val="clear"/>
        <w:spacing w:after="0" w:afterAutospacing="0" w:before="240" w:lineRule="auto"/>
        <w:ind w:left="720" w:hanging="360"/>
        <w:rPr>
          <w:ins w:author="Magdalena Reith" w:id="2" w:date="2025-07-21T15:08:34Z"/>
        </w:rPr>
      </w:pPr>
      <w:ins w:author="Magdalena Reith" w:id="2" w:date="2025-07-21T15:08:34Z">
        <w:r w:rsidDel="00000000" w:rsidR="00000000" w:rsidRPr="00000000">
          <w:rPr>
            <w:rtl w:val="0"/>
            <w:rPrChange w:author="Magdalena Reith" w:id="3" w:date="2025-07-21T15:08:34Z">
              <w:rPr/>
            </w:rPrChange>
          </w:rPr>
          <w:t xml:space="preserve">It instantly opens your voice and lungs</w:t>
        </w:r>
      </w:ins>
    </w:p>
    <w:p w:rsidR="00000000" w:rsidDel="00000000" w:rsidP="00000000" w:rsidRDefault="00000000" w:rsidRPr="00000000" w14:paraId="0000005F">
      <w:pPr>
        <w:numPr>
          <w:ilvl w:val="0"/>
          <w:numId w:val="16"/>
        </w:numPr>
        <w:shd w:fill="ffffff" w:val="clear"/>
        <w:spacing w:after="0" w:afterAutospacing="0" w:before="0" w:beforeAutospacing="0" w:lineRule="auto"/>
        <w:ind w:left="720" w:hanging="360"/>
        <w:rPr>
          <w:ins w:author="Magdalena Reith" w:id="2" w:date="2025-07-21T15:08:34Z"/>
        </w:rPr>
      </w:pPr>
      <w:ins w:author="Magdalena Reith" w:id="2" w:date="2025-07-21T15:08:34Z">
        <w:r w:rsidDel="00000000" w:rsidR="00000000" w:rsidRPr="00000000">
          <w:rPr>
            <w:rtl w:val="0"/>
            <w:rPrChange w:author="Magdalena Reith" w:id="3" w:date="2025-07-21T15:08:34Z">
              <w:rPr/>
            </w:rPrChange>
          </w:rPr>
          <w:t xml:space="preserve">It signals confidence and authority</w:t>
        </w:r>
      </w:ins>
    </w:p>
    <w:p w:rsidR="00000000" w:rsidDel="00000000" w:rsidP="00000000" w:rsidRDefault="00000000" w:rsidRPr="00000000" w14:paraId="00000060">
      <w:pPr>
        <w:numPr>
          <w:ilvl w:val="0"/>
          <w:numId w:val="16"/>
        </w:numPr>
        <w:shd w:fill="ffffff" w:val="clear"/>
        <w:spacing w:after="240" w:before="0" w:beforeAutospacing="0" w:lineRule="auto"/>
        <w:ind w:left="720" w:hanging="360"/>
        <w:rPr>
          <w:ins w:author="Magdalena Reith" w:id="2" w:date="2025-07-21T15:08:34Z"/>
        </w:rPr>
      </w:pPr>
      <w:ins w:author="Magdalena Reith" w:id="2" w:date="2025-07-21T15:08:34Z">
        <w:r w:rsidDel="00000000" w:rsidR="00000000" w:rsidRPr="00000000">
          <w:rPr>
            <w:rtl w:val="0"/>
            <w:rPrChange w:author="Magdalena Reith" w:id="3" w:date="2025-07-21T15:08:34Z">
              <w:rPr/>
            </w:rPrChange>
          </w:rPr>
          <w:t xml:space="preserve">It stops you from shrinking, fidgeting, or collapsing inward</w:t>
        </w:r>
      </w:ins>
    </w:p>
    <w:p w:rsidR="00000000" w:rsidDel="00000000" w:rsidP="00000000" w:rsidRDefault="00000000" w:rsidRPr="00000000" w14:paraId="00000061">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This is the posture of someone who </w:t>
        </w:r>
        <w:r w:rsidDel="00000000" w:rsidR="00000000" w:rsidRPr="00000000">
          <w:rPr>
            <w:b w:val="1"/>
            <w:bCs w:val="1"/>
            <w:rtl w:val="0"/>
            <w:rPrChange w:author="Magdalena Reith" w:id="3" w:date="2025-07-21T15:08:34Z">
              <w:rPr/>
            </w:rPrChange>
          </w:rPr>
          <w:t xml:space="preserve">owns their story</w:t>
        </w:r>
        <w:r w:rsidDel="00000000" w:rsidR="00000000" w:rsidRPr="00000000">
          <w:rPr>
            <w:rtl w:val="0"/>
            <w:rPrChange w:author="Magdalena Reith" w:id="3" w:date="2025-07-21T15:08:34Z">
              <w:rPr/>
            </w:rPrChange>
          </w:rPr>
          <w:t xml:space="preserve"> — not someone “hoping it lands.”</w:t>
        </w:r>
      </w:ins>
    </w:p>
    <w:p w:rsidR="00000000" w:rsidDel="00000000" w:rsidP="00000000" w:rsidRDefault="00000000" w:rsidRPr="00000000" w14:paraId="00000062">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pict>
            <v:rect style="width:0.0pt;height:1.5pt" o:hr="t" o:hrstd="t" o:hralign="center" fillcolor="#A0A0A0" stroked="f"/>
          </w:pict>
        </w:r>
        <w:r w:rsidDel="00000000" w:rsidR="00000000" w:rsidRPr="00000000">
          <w:rPr>
            <w:rtl w:val="0"/>
          </w:rPr>
        </w:r>
      </w:ins>
    </w:p>
    <w:p w:rsidR="00000000" w:rsidDel="00000000" w:rsidP="00000000" w:rsidRDefault="00000000" w:rsidRPr="00000000" w14:paraId="00000063">
      <w:pPr>
        <w:pStyle w:val="Heading3"/>
        <w:keepNext w:val="0"/>
        <w:keepLines w:val="0"/>
        <w:shd w:fill="ffffff" w:val="clear"/>
        <w:spacing w:before="280" w:lineRule="auto"/>
        <w:rPr>
          <w:ins w:author="Magdalena Reith" w:id="2" w:date="2025-07-21T15:08:34Z"/>
          <w:b w:val="1"/>
          <w:bCs w:val="1"/>
          <w:color w:val="000000"/>
          <w:sz w:val="26"/>
          <w:szCs w:val="26"/>
          <w:rPrChange w:author="Magdalena Reith" w:id="3" w:date="2025-07-21T15:08:34Z">
            <w:rPr/>
          </w:rPrChange>
        </w:rPr>
      </w:pPr>
      <w:ins w:author="Magdalena Reith" w:id="2" w:date="2025-07-21T15:08:34Z">
        <w:bookmarkStart w:colFirst="0" w:colLast="0" w:name="_k1uxbn5hpmpt" w:id="20"/>
        <w:bookmarkEnd w:id="20"/>
        <w:r w:rsidDel="00000000" w:rsidR="00000000" w:rsidRPr="00000000">
          <w:rPr>
            <w:b w:val="1"/>
            <w:bCs w:val="1"/>
            <w:color w:val="000000"/>
            <w:sz w:val="26"/>
            <w:szCs w:val="26"/>
            <w:rtl w:val="0"/>
            <w:rPrChange w:author="Magdalena Reith" w:id="3" w:date="2025-07-21T15:08:34Z">
              <w:rPr/>
            </w:rPrChange>
          </w:rPr>
          <w:t xml:space="preserve">🎥 2. Film Yourself (Yes, Really)</w:t>
        </w:r>
      </w:ins>
    </w:p>
    <w:p w:rsidR="00000000" w:rsidDel="00000000" w:rsidP="00000000" w:rsidRDefault="00000000" w:rsidRPr="00000000" w14:paraId="00000064">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You can’t fix what you don’t see.</w:t>
        </w:r>
      </w:ins>
    </w:p>
    <w:p w:rsidR="00000000" w:rsidDel="00000000" w:rsidP="00000000" w:rsidRDefault="00000000" w:rsidRPr="00000000" w14:paraId="00000065">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Record yourself pitching — even if it feels awkward at first. Then watch for:</w:t>
        </w:r>
      </w:ins>
    </w:p>
    <w:p w:rsidR="00000000" w:rsidDel="00000000" w:rsidP="00000000" w:rsidRDefault="00000000" w:rsidRPr="00000000" w14:paraId="00000066">
      <w:pPr>
        <w:numPr>
          <w:ilvl w:val="0"/>
          <w:numId w:val="9"/>
        </w:numPr>
        <w:shd w:fill="ffffff" w:val="clear"/>
        <w:spacing w:after="0" w:afterAutospacing="0" w:before="240" w:lineRule="auto"/>
        <w:ind w:left="720" w:hanging="360"/>
        <w:rPr>
          <w:ins w:author="Magdalena Reith" w:id="2" w:date="2025-07-21T15:08:34Z"/>
        </w:rPr>
      </w:pPr>
      <w:ins w:author="Magdalena Reith" w:id="2" w:date="2025-07-21T15:08:34Z">
        <w:r w:rsidDel="00000000" w:rsidR="00000000" w:rsidRPr="00000000">
          <w:rPr>
            <w:rtl w:val="0"/>
            <w:rPrChange w:author="Magdalena Reith" w:id="3" w:date="2025-07-21T15:08:34Z">
              <w:rPr/>
            </w:rPrChange>
          </w:rPr>
          <w:t xml:space="preserve">Filler words (</w:t>
        </w:r>
        <w:r w:rsidDel="00000000" w:rsidR="00000000" w:rsidRPr="00000000">
          <w:rPr>
            <w:i w:val="1"/>
            <w:iCs w:val="1"/>
            <w:rtl w:val="0"/>
            <w:rPrChange w:author="Magdalena Reith" w:id="3" w:date="2025-07-21T15:08:34Z">
              <w:rPr/>
            </w:rPrChange>
          </w:rPr>
          <w:t xml:space="preserve">“uh…like…you know”</w:t>
        </w:r>
        <w:r w:rsidDel="00000000" w:rsidR="00000000" w:rsidRPr="00000000">
          <w:rPr>
            <w:rtl w:val="0"/>
            <w:rPrChange w:author="Magdalena Reith" w:id="3" w:date="2025-07-21T15:08:34Z">
              <w:rPr/>
            </w:rPrChange>
          </w:rPr>
          <w:t xml:space="preserve">)</w:t>
        </w:r>
      </w:ins>
    </w:p>
    <w:p w:rsidR="00000000" w:rsidDel="00000000" w:rsidP="00000000" w:rsidRDefault="00000000" w:rsidRPr="00000000" w14:paraId="00000067">
      <w:pPr>
        <w:numPr>
          <w:ilvl w:val="0"/>
          <w:numId w:val="9"/>
        </w:numPr>
        <w:shd w:fill="ffffff" w:val="clear"/>
        <w:spacing w:after="0" w:afterAutospacing="0" w:before="0" w:beforeAutospacing="0" w:lineRule="auto"/>
        <w:ind w:left="720" w:hanging="360"/>
        <w:rPr>
          <w:ins w:author="Magdalena Reith" w:id="2" w:date="2025-07-21T15:08:34Z"/>
        </w:rPr>
      </w:pPr>
      <w:ins w:author="Magdalena Reith" w:id="2" w:date="2025-07-21T15:08:34Z">
        <w:r w:rsidDel="00000000" w:rsidR="00000000" w:rsidRPr="00000000">
          <w:rPr>
            <w:rtl w:val="0"/>
            <w:rPrChange w:author="Magdalena Reith" w:id="3" w:date="2025-07-21T15:08:34Z">
              <w:rPr/>
            </w:rPrChange>
          </w:rPr>
          <w:t xml:space="preserve">Vocal monotony or trailing off at the end of sentences</w:t>
        </w:r>
      </w:ins>
    </w:p>
    <w:p w:rsidR="00000000" w:rsidDel="00000000" w:rsidP="00000000" w:rsidRDefault="00000000" w:rsidRPr="00000000" w14:paraId="00000068">
      <w:pPr>
        <w:numPr>
          <w:ilvl w:val="0"/>
          <w:numId w:val="9"/>
        </w:numPr>
        <w:shd w:fill="ffffff" w:val="clear"/>
        <w:spacing w:after="0" w:afterAutospacing="0" w:before="0" w:beforeAutospacing="0" w:lineRule="auto"/>
        <w:ind w:left="720" w:hanging="360"/>
        <w:rPr>
          <w:ins w:author="Magdalena Reith" w:id="2" w:date="2025-07-21T15:08:34Z"/>
        </w:rPr>
      </w:pPr>
      <w:ins w:author="Magdalena Reith" w:id="2" w:date="2025-07-21T15:08:34Z">
        <w:r w:rsidDel="00000000" w:rsidR="00000000" w:rsidRPr="00000000">
          <w:rPr>
            <w:rtl w:val="0"/>
            <w:rPrChange w:author="Magdalena Reith" w:id="3" w:date="2025-07-21T15:08:34Z">
              <w:rPr/>
            </w:rPrChange>
          </w:rPr>
          <w:t xml:space="preserve">Body tension, pacing, shoulder collapse, eye darts</w:t>
        </w:r>
      </w:ins>
    </w:p>
    <w:p w:rsidR="00000000" w:rsidDel="00000000" w:rsidP="00000000" w:rsidRDefault="00000000" w:rsidRPr="00000000" w14:paraId="00000069">
      <w:pPr>
        <w:numPr>
          <w:ilvl w:val="0"/>
          <w:numId w:val="9"/>
        </w:numPr>
        <w:shd w:fill="ffffff" w:val="clear"/>
        <w:spacing w:after="240" w:before="0" w:beforeAutospacing="0" w:lineRule="auto"/>
        <w:ind w:left="720" w:hanging="360"/>
        <w:rPr>
          <w:ins w:author="Magdalena Reith" w:id="2" w:date="2025-07-21T15:08:34Z"/>
        </w:rPr>
      </w:pPr>
      <w:ins w:author="Magdalena Reith" w:id="2" w:date="2025-07-21T15:08:34Z">
        <w:r w:rsidDel="00000000" w:rsidR="00000000" w:rsidRPr="00000000">
          <w:rPr>
            <w:rtl w:val="0"/>
            <w:rPrChange w:author="Magdalena Reith" w:id="3" w:date="2025-07-21T15:08:34Z">
              <w:rPr/>
            </w:rPrChange>
          </w:rPr>
          <w:t xml:space="preserve">Facial expression: Do you look alive? Present? Committed?</w:t>
        </w:r>
      </w:ins>
    </w:p>
    <w:p w:rsidR="00000000" w:rsidDel="00000000" w:rsidP="00000000" w:rsidRDefault="00000000" w:rsidRPr="00000000" w14:paraId="0000006A">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 </w:t>
        </w:r>
        <w:r w:rsidDel="00000000" w:rsidR="00000000" w:rsidRPr="00000000">
          <w:rPr>
            <w:b w:val="1"/>
            <w:bCs w:val="1"/>
            <w:rtl w:val="0"/>
            <w:rPrChange w:author="Magdalena Reith" w:id="3" w:date="2025-07-21T15:08:34Z">
              <w:rPr/>
            </w:rPrChange>
          </w:rPr>
          <w:t xml:space="preserve">Pro move</w:t>
        </w:r>
        <w:r w:rsidDel="00000000" w:rsidR="00000000" w:rsidRPr="00000000">
          <w:rPr>
            <w:rtl w:val="0"/>
            <w:rPrChange w:author="Magdalena Reith" w:id="3" w:date="2025-07-21T15:08:34Z">
              <w:rPr/>
            </w:rPrChange>
          </w:rPr>
          <w:t xml:space="preserve">: Mute the sound and just watch your body language. Then reverse — listen without watching.</w:t>
          <w:br w:type="textWrapping"/>
          <w:t xml:space="preserve">You’ll spot things instantly that you never noticed before.</w:t>
        </w:r>
      </w:ins>
    </w:p>
    <w:p w:rsidR="00000000" w:rsidDel="00000000" w:rsidP="00000000" w:rsidRDefault="00000000" w:rsidRPr="00000000" w14:paraId="0000006B">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pict>
            <v:rect style="width:0.0pt;height:1.5pt" o:hr="t" o:hrstd="t" o:hralign="center" fillcolor="#A0A0A0" stroked="f"/>
          </w:pict>
        </w:r>
        <w:r w:rsidDel="00000000" w:rsidR="00000000" w:rsidRPr="00000000">
          <w:rPr>
            <w:rtl w:val="0"/>
          </w:rPr>
        </w:r>
      </w:ins>
    </w:p>
    <w:p w:rsidR="00000000" w:rsidDel="00000000" w:rsidP="00000000" w:rsidRDefault="00000000" w:rsidRPr="00000000" w14:paraId="0000006C">
      <w:pPr>
        <w:pStyle w:val="Heading3"/>
        <w:keepNext w:val="0"/>
        <w:keepLines w:val="0"/>
        <w:shd w:fill="ffffff" w:val="clear"/>
        <w:spacing w:before="280" w:lineRule="auto"/>
        <w:rPr>
          <w:ins w:author="Magdalena Reith" w:id="2" w:date="2025-07-21T15:08:34Z"/>
          <w:b w:val="1"/>
          <w:bCs w:val="1"/>
          <w:color w:val="000000"/>
          <w:sz w:val="26"/>
          <w:szCs w:val="26"/>
          <w:rPrChange w:author="Magdalena Reith" w:id="3" w:date="2025-07-21T15:08:34Z">
            <w:rPr/>
          </w:rPrChange>
        </w:rPr>
      </w:pPr>
      <w:ins w:author="Magdalena Reith" w:id="2" w:date="2025-07-21T15:08:34Z">
        <w:bookmarkStart w:colFirst="0" w:colLast="0" w:name="_mers0ivfbghi" w:id="21"/>
        <w:bookmarkEnd w:id="21"/>
        <w:r w:rsidDel="00000000" w:rsidR="00000000" w:rsidRPr="00000000">
          <w:rPr>
            <w:b w:val="1"/>
            <w:bCs w:val="1"/>
            <w:color w:val="000000"/>
            <w:sz w:val="26"/>
            <w:szCs w:val="26"/>
            <w:rtl w:val="0"/>
            <w:rPrChange w:author="Magdalena Reith" w:id="3" w:date="2025-07-21T15:08:34Z">
              <w:rPr/>
            </w:rPrChange>
          </w:rPr>
          <w:t xml:space="preserve">🗣️ 3. Repetition Isn’t Boring — It’s Bulletproof</w:t>
        </w:r>
      </w:ins>
    </w:p>
    <w:p w:rsidR="00000000" w:rsidDel="00000000" w:rsidP="00000000" w:rsidRDefault="00000000" w:rsidRPr="00000000" w14:paraId="0000006D">
      <w:pPr>
        <w:shd w:fill="ffffff" w:val="clear"/>
        <w:spacing w:after="240" w:before="240" w:lineRule="auto"/>
        <w:rPr>
          <w:ins w:author="Magdalena Reith" w:id="2" w:date="2025-07-21T15:08:34Z"/>
          <w:i w:val="1"/>
          <w:iCs w:val="1"/>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Top speakers rehearse </w:t>
        </w:r>
        <w:r w:rsidDel="00000000" w:rsidR="00000000" w:rsidRPr="00000000">
          <w:rPr>
            <w:i w:val="1"/>
            <w:iCs w:val="1"/>
            <w:rtl w:val="0"/>
            <w:rPrChange w:author="Magdalena Reith" w:id="3" w:date="2025-07-21T15:08:34Z">
              <w:rPr/>
            </w:rPrChange>
          </w:rPr>
          <w:t xml:space="preserve">until they stop sounding rehearsed.</w:t>
        </w:r>
      </w:ins>
    </w:p>
    <w:p w:rsidR="00000000" w:rsidDel="00000000" w:rsidP="00000000" w:rsidRDefault="00000000" w:rsidRPr="00000000" w14:paraId="0000006E">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Say your pitch </w:t>
        </w:r>
        <w:r w:rsidDel="00000000" w:rsidR="00000000" w:rsidRPr="00000000">
          <w:rPr>
            <w:b w:val="1"/>
            <w:bCs w:val="1"/>
            <w:rtl w:val="0"/>
            <w:rPrChange w:author="Magdalena Reith" w:id="3" w:date="2025-07-21T15:08:34Z">
              <w:rPr/>
            </w:rPrChange>
          </w:rPr>
          <w:t xml:space="preserve">out loud</w:t>
        </w:r>
        <w:r w:rsidDel="00000000" w:rsidR="00000000" w:rsidRPr="00000000">
          <w:rPr>
            <w:rtl w:val="0"/>
            <w:rPrChange w:author="Magdalena Reith" w:id="3" w:date="2025-07-21T15:08:34Z">
              <w:rPr/>
            </w:rPrChange>
          </w:rPr>
          <w:t xml:space="preserve">, </w:t>
        </w:r>
        <w:r w:rsidDel="00000000" w:rsidR="00000000" w:rsidRPr="00000000">
          <w:rPr>
            <w:b w:val="1"/>
            <w:bCs w:val="1"/>
            <w:rtl w:val="0"/>
            <w:rPrChange w:author="Magdalena Reith" w:id="3" w:date="2025-07-21T15:08:34Z">
              <w:rPr/>
            </w:rPrChange>
          </w:rPr>
          <w:t xml:space="preserve">in full sentences</w:t>
        </w:r>
        <w:r w:rsidDel="00000000" w:rsidR="00000000" w:rsidRPr="00000000">
          <w:rPr>
            <w:rtl w:val="0"/>
            <w:rPrChange w:author="Magdalena Reith" w:id="3" w:date="2025-07-21T15:08:34Z">
              <w:rPr/>
            </w:rPrChange>
          </w:rPr>
          <w:t xml:space="preserve">, at least 20–30 times. Not in your head — out loud.</w:t>
        </w:r>
      </w:ins>
    </w:p>
    <w:p w:rsidR="00000000" w:rsidDel="00000000" w:rsidP="00000000" w:rsidRDefault="00000000" w:rsidRPr="00000000" w14:paraId="0000006F">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Use variety:</w:t>
        </w:r>
      </w:ins>
    </w:p>
    <w:p w:rsidR="00000000" w:rsidDel="00000000" w:rsidP="00000000" w:rsidRDefault="00000000" w:rsidRPr="00000000" w14:paraId="00000070">
      <w:pPr>
        <w:numPr>
          <w:ilvl w:val="0"/>
          <w:numId w:val="2"/>
        </w:numPr>
        <w:shd w:fill="ffffff" w:val="clear"/>
        <w:spacing w:after="0" w:afterAutospacing="0" w:before="240" w:lineRule="auto"/>
        <w:ind w:left="720" w:hanging="360"/>
        <w:rPr>
          <w:ins w:author="Magdalena Reith" w:id="2" w:date="2025-07-21T15:08:34Z"/>
        </w:rPr>
      </w:pPr>
      <w:ins w:author="Magdalena Reith" w:id="2" w:date="2025-07-21T15:08:34Z">
        <w:r w:rsidDel="00000000" w:rsidR="00000000" w:rsidRPr="00000000">
          <w:rPr>
            <w:rtl w:val="0"/>
            <w:rPrChange w:author="Magdalena Reith" w:id="3" w:date="2025-07-21T15:08:34Z">
              <w:rPr/>
            </w:rPrChange>
          </w:rPr>
          <w:t xml:space="preserve">Fast run-throughs for pacing</w:t>
        </w:r>
      </w:ins>
    </w:p>
    <w:p w:rsidR="00000000" w:rsidDel="00000000" w:rsidP="00000000" w:rsidRDefault="00000000" w:rsidRPr="00000000" w14:paraId="00000071">
      <w:pPr>
        <w:numPr>
          <w:ilvl w:val="0"/>
          <w:numId w:val="2"/>
        </w:numPr>
        <w:shd w:fill="ffffff" w:val="clear"/>
        <w:spacing w:after="0" w:afterAutospacing="0" w:before="0" w:beforeAutospacing="0" w:lineRule="auto"/>
        <w:ind w:left="720" w:hanging="360"/>
        <w:rPr>
          <w:ins w:author="Magdalena Reith" w:id="2" w:date="2025-07-21T15:08:34Z"/>
        </w:rPr>
      </w:pPr>
      <w:ins w:author="Magdalena Reith" w:id="2" w:date="2025-07-21T15:08:34Z">
        <w:r w:rsidDel="00000000" w:rsidR="00000000" w:rsidRPr="00000000">
          <w:rPr>
            <w:rtl w:val="0"/>
            <w:rPrChange w:author="Magdalena Reith" w:id="3" w:date="2025-07-21T15:08:34Z">
              <w:rPr/>
            </w:rPrChange>
          </w:rPr>
          <w:t xml:space="preserve">Slow runs for emphasis and pauses</w:t>
        </w:r>
      </w:ins>
    </w:p>
    <w:p w:rsidR="00000000" w:rsidDel="00000000" w:rsidP="00000000" w:rsidRDefault="00000000" w:rsidRPr="00000000" w14:paraId="00000072">
      <w:pPr>
        <w:numPr>
          <w:ilvl w:val="0"/>
          <w:numId w:val="2"/>
        </w:numPr>
        <w:shd w:fill="ffffff" w:val="clear"/>
        <w:spacing w:after="0" w:afterAutospacing="0" w:before="0" w:beforeAutospacing="0" w:lineRule="auto"/>
        <w:ind w:left="720" w:hanging="360"/>
        <w:rPr>
          <w:ins w:author="Magdalena Reith" w:id="2" w:date="2025-07-21T15:08:34Z"/>
        </w:rPr>
      </w:pPr>
      <w:ins w:author="Magdalena Reith" w:id="2" w:date="2025-07-21T15:08:34Z">
        <w:r w:rsidDel="00000000" w:rsidR="00000000" w:rsidRPr="00000000">
          <w:rPr>
            <w:rtl w:val="0"/>
            <w:rPrChange w:author="Magdalena Reith" w:id="3" w:date="2025-07-21T15:08:34Z">
              <w:rPr/>
            </w:rPrChange>
          </w:rPr>
          <w:t xml:space="preserve">High-energy versions</w:t>
        </w:r>
      </w:ins>
    </w:p>
    <w:p w:rsidR="00000000" w:rsidDel="00000000" w:rsidP="00000000" w:rsidRDefault="00000000" w:rsidRPr="00000000" w14:paraId="00000073">
      <w:pPr>
        <w:numPr>
          <w:ilvl w:val="0"/>
          <w:numId w:val="2"/>
        </w:numPr>
        <w:shd w:fill="ffffff" w:val="clear"/>
        <w:spacing w:after="240" w:before="0" w:beforeAutospacing="0" w:lineRule="auto"/>
        <w:ind w:left="720" w:hanging="360"/>
        <w:rPr>
          <w:ins w:author="Magdalena Reith" w:id="2" w:date="2025-07-21T15:08:34Z"/>
        </w:rPr>
      </w:pPr>
      <w:ins w:author="Magdalena Reith" w:id="2" w:date="2025-07-21T15:08:34Z">
        <w:r w:rsidDel="00000000" w:rsidR="00000000" w:rsidRPr="00000000">
          <w:rPr>
            <w:rtl w:val="0"/>
            <w:rPrChange w:author="Magdalena Reith" w:id="3" w:date="2025-07-21T15:08:34Z">
              <w:rPr/>
            </w:rPrChange>
          </w:rPr>
          <w:t xml:space="preserve">Low-stakes “coffee chat” versions</w:t>
        </w:r>
      </w:ins>
    </w:p>
    <w:p w:rsidR="00000000" w:rsidDel="00000000" w:rsidP="00000000" w:rsidRDefault="00000000" w:rsidRPr="00000000" w14:paraId="00000074">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Every rep makes it </w:t>
        </w:r>
        <w:r w:rsidDel="00000000" w:rsidR="00000000" w:rsidRPr="00000000">
          <w:rPr>
            <w:b w:val="1"/>
            <w:bCs w:val="1"/>
            <w:rtl w:val="0"/>
            <w:rPrChange w:author="Magdalena Reith" w:id="3" w:date="2025-07-21T15:08:34Z">
              <w:rPr/>
            </w:rPrChange>
          </w:rPr>
          <w:t xml:space="preserve">more natural</w:t>
        </w:r>
        <w:r w:rsidDel="00000000" w:rsidR="00000000" w:rsidRPr="00000000">
          <w:rPr>
            <w:rtl w:val="0"/>
            <w:rPrChange w:author="Magdalena Reith" w:id="3" w:date="2025-07-21T15:08:34Z">
              <w:rPr/>
            </w:rPrChange>
          </w:rPr>
          <w:t xml:space="preserve">, more </w:t>
        </w:r>
        <w:r w:rsidDel="00000000" w:rsidR="00000000" w:rsidRPr="00000000">
          <w:rPr>
            <w:b w:val="1"/>
            <w:bCs w:val="1"/>
            <w:rtl w:val="0"/>
            <w:rPrChange w:author="Magdalena Reith" w:id="3" w:date="2025-07-21T15:08:34Z">
              <w:rPr/>
            </w:rPrChange>
          </w:rPr>
          <w:t xml:space="preserve">in your body</w:t>
        </w:r>
        <w:r w:rsidDel="00000000" w:rsidR="00000000" w:rsidRPr="00000000">
          <w:rPr>
            <w:rtl w:val="0"/>
            <w:rPrChange w:author="Magdalena Reith" w:id="3" w:date="2025-07-21T15:08:34Z">
              <w:rPr/>
            </w:rPrChange>
          </w:rPr>
          <w:t xml:space="preserve"> — so you don’t freeze when adrenaline hits.</w:t>
        </w:r>
      </w:ins>
    </w:p>
    <w:p w:rsidR="00000000" w:rsidDel="00000000" w:rsidP="00000000" w:rsidRDefault="00000000" w:rsidRPr="00000000" w14:paraId="00000075">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pict>
            <v:rect style="width:0.0pt;height:1.5pt" o:hr="t" o:hrstd="t" o:hralign="center" fillcolor="#A0A0A0" stroked="f"/>
          </w:pict>
        </w:r>
        <w:r w:rsidDel="00000000" w:rsidR="00000000" w:rsidRPr="00000000">
          <w:rPr>
            <w:rtl w:val="0"/>
          </w:rPr>
        </w:r>
      </w:ins>
    </w:p>
    <w:p w:rsidR="00000000" w:rsidDel="00000000" w:rsidP="00000000" w:rsidRDefault="00000000" w:rsidRPr="00000000" w14:paraId="00000076">
      <w:pPr>
        <w:pStyle w:val="Heading3"/>
        <w:keepNext w:val="0"/>
        <w:keepLines w:val="0"/>
        <w:shd w:fill="ffffff" w:val="clear"/>
        <w:spacing w:before="280" w:lineRule="auto"/>
        <w:rPr>
          <w:ins w:author="Magdalena Reith" w:id="2" w:date="2025-07-21T15:08:34Z"/>
          <w:b w:val="1"/>
          <w:bCs w:val="1"/>
          <w:color w:val="000000"/>
          <w:sz w:val="26"/>
          <w:szCs w:val="26"/>
          <w:rPrChange w:author="Magdalena Reith" w:id="3" w:date="2025-07-21T15:08:34Z">
            <w:rPr/>
          </w:rPrChange>
        </w:rPr>
      </w:pPr>
      <w:ins w:author="Magdalena Reith" w:id="2" w:date="2025-07-21T15:08:34Z">
        <w:bookmarkStart w:colFirst="0" w:colLast="0" w:name="_o8c8v878pweu" w:id="22"/>
        <w:bookmarkEnd w:id="22"/>
        <w:r w:rsidDel="00000000" w:rsidR="00000000" w:rsidRPr="00000000">
          <w:rPr>
            <w:b w:val="1"/>
            <w:bCs w:val="1"/>
            <w:color w:val="000000"/>
            <w:sz w:val="26"/>
            <w:szCs w:val="26"/>
            <w:rtl w:val="0"/>
            <w:rPrChange w:author="Magdalena Reith" w:id="3" w:date="2025-07-21T15:08:34Z">
              <w:rPr/>
            </w:rPrChange>
          </w:rPr>
          <w:t xml:space="preserve">🧘 4. Ground Your Breath — Or Risk Spiraling</w:t>
        </w:r>
      </w:ins>
    </w:p>
    <w:p w:rsidR="00000000" w:rsidDel="00000000" w:rsidP="00000000" w:rsidRDefault="00000000" w:rsidRPr="00000000" w14:paraId="00000077">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Breath is everything. If you’re shallow breathing, you’ll rush. If you’re holding your breath, you’ll tighten up.</w:t>
        </w:r>
      </w:ins>
    </w:p>
    <w:p w:rsidR="00000000" w:rsidDel="00000000" w:rsidP="00000000" w:rsidRDefault="00000000" w:rsidRPr="00000000" w14:paraId="00000078">
      <w:pPr>
        <w:shd w:fill="ffffff" w:val="clear"/>
        <w:spacing w:after="240" w:before="240" w:lineRule="auto"/>
        <w:rPr>
          <w:ins w:author="Magdalena Reith" w:id="2" w:date="2025-07-21T15:08:34Z"/>
          <w:b w:val="1"/>
          <w:bCs w:val="1"/>
          <w:rPrChange w:author="Magdalena Reith" w:id="3" w:date="2025-07-21T15:08:34Z">
            <w:rPr/>
          </w:rPrChange>
        </w:rPr>
      </w:pPr>
      <w:ins w:author="Magdalena Reith" w:id="2" w:date="2025-07-21T15:08:34Z">
        <w:r w:rsidDel="00000000" w:rsidR="00000000" w:rsidRPr="00000000">
          <w:rPr>
            <w:b w:val="1"/>
            <w:bCs w:val="1"/>
            <w:rtl w:val="0"/>
            <w:rPrChange w:author="Magdalena Reith" w:id="3" w:date="2025-07-21T15:08:34Z">
              <w:rPr/>
            </w:rPrChange>
          </w:rPr>
          <w:t xml:space="preserve">Before you pitch:</w:t>
        </w:r>
      </w:ins>
    </w:p>
    <w:p w:rsidR="00000000" w:rsidDel="00000000" w:rsidP="00000000" w:rsidRDefault="00000000" w:rsidRPr="00000000" w14:paraId="00000079">
      <w:pPr>
        <w:numPr>
          <w:ilvl w:val="0"/>
          <w:numId w:val="11"/>
        </w:numPr>
        <w:shd w:fill="ffffff" w:val="clear"/>
        <w:spacing w:after="0" w:afterAutospacing="0" w:before="240" w:lineRule="auto"/>
        <w:ind w:left="720" w:hanging="360"/>
        <w:rPr>
          <w:ins w:author="Magdalena Reith" w:id="2" w:date="2025-07-21T15:08:34Z"/>
        </w:rPr>
      </w:pPr>
      <w:ins w:author="Magdalena Reith" w:id="2" w:date="2025-07-21T15:08:34Z">
        <w:r w:rsidDel="00000000" w:rsidR="00000000" w:rsidRPr="00000000">
          <w:rPr>
            <w:rtl w:val="0"/>
            <w:rPrChange w:author="Magdalena Reith" w:id="3" w:date="2025-07-21T15:08:34Z">
              <w:rPr/>
            </w:rPrChange>
          </w:rPr>
          <w:t xml:space="preserve">Inhale deeply through the nose for 4</w:t>
        </w:r>
      </w:ins>
    </w:p>
    <w:p w:rsidR="00000000" w:rsidDel="00000000" w:rsidP="00000000" w:rsidRDefault="00000000" w:rsidRPr="00000000" w14:paraId="0000007A">
      <w:pPr>
        <w:numPr>
          <w:ilvl w:val="0"/>
          <w:numId w:val="11"/>
        </w:numPr>
        <w:shd w:fill="ffffff" w:val="clear"/>
        <w:spacing w:after="0" w:afterAutospacing="0" w:before="0" w:beforeAutospacing="0" w:lineRule="auto"/>
        <w:ind w:left="720" w:hanging="360"/>
        <w:rPr>
          <w:ins w:author="Magdalena Reith" w:id="2" w:date="2025-07-21T15:08:34Z"/>
        </w:rPr>
      </w:pPr>
      <w:ins w:author="Magdalena Reith" w:id="2" w:date="2025-07-21T15:08:34Z">
        <w:r w:rsidDel="00000000" w:rsidR="00000000" w:rsidRPr="00000000">
          <w:rPr>
            <w:rtl w:val="0"/>
            <w:rPrChange w:author="Magdalena Reith" w:id="3" w:date="2025-07-21T15:08:34Z">
              <w:rPr/>
            </w:rPrChange>
          </w:rPr>
          <w:t xml:space="preserve">Hold for 4</w:t>
        </w:r>
      </w:ins>
    </w:p>
    <w:p w:rsidR="00000000" w:rsidDel="00000000" w:rsidP="00000000" w:rsidRDefault="00000000" w:rsidRPr="00000000" w14:paraId="0000007B">
      <w:pPr>
        <w:numPr>
          <w:ilvl w:val="0"/>
          <w:numId w:val="11"/>
        </w:numPr>
        <w:shd w:fill="ffffff" w:val="clear"/>
        <w:spacing w:after="0" w:afterAutospacing="0" w:before="0" w:beforeAutospacing="0" w:lineRule="auto"/>
        <w:ind w:left="720" w:hanging="360"/>
        <w:rPr>
          <w:ins w:author="Magdalena Reith" w:id="2" w:date="2025-07-21T15:08:34Z"/>
        </w:rPr>
      </w:pPr>
      <w:ins w:author="Magdalena Reith" w:id="2" w:date="2025-07-21T15:08:34Z">
        <w:r w:rsidDel="00000000" w:rsidR="00000000" w:rsidRPr="00000000">
          <w:rPr>
            <w:rtl w:val="0"/>
            <w:rPrChange w:author="Magdalena Reith" w:id="3" w:date="2025-07-21T15:08:34Z">
              <w:rPr/>
            </w:rPrChange>
          </w:rPr>
          <w:t xml:space="preserve">Exhale through the mouth for 6</w:t>
        </w:r>
      </w:ins>
    </w:p>
    <w:p w:rsidR="00000000" w:rsidDel="00000000" w:rsidP="00000000" w:rsidRDefault="00000000" w:rsidRPr="00000000" w14:paraId="0000007C">
      <w:pPr>
        <w:numPr>
          <w:ilvl w:val="0"/>
          <w:numId w:val="11"/>
        </w:numPr>
        <w:shd w:fill="ffffff" w:val="clear"/>
        <w:spacing w:after="240" w:before="0" w:beforeAutospacing="0" w:lineRule="auto"/>
        <w:ind w:left="720" w:hanging="360"/>
        <w:rPr>
          <w:ins w:author="Magdalena Reith" w:id="2" w:date="2025-07-21T15:08:34Z"/>
        </w:rPr>
      </w:pPr>
      <w:ins w:author="Magdalena Reith" w:id="2" w:date="2025-07-21T15:08:34Z">
        <w:r w:rsidDel="00000000" w:rsidR="00000000" w:rsidRPr="00000000">
          <w:rPr>
            <w:rtl w:val="0"/>
            <w:rPrChange w:author="Magdalena Reith" w:id="3" w:date="2025-07-21T15:08:34Z">
              <w:rPr/>
            </w:rPrChange>
          </w:rPr>
          <w:t xml:space="preserve">Repeat 3–4 times</w:t>
        </w:r>
      </w:ins>
    </w:p>
    <w:p w:rsidR="00000000" w:rsidDel="00000000" w:rsidP="00000000" w:rsidRDefault="00000000" w:rsidRPr="00000000" w14:paraId="0000007D">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This resets your nervous system and signals calm — not panic.</w:t>
        </w:r>
      </w:ins>
    </w:p>
    <w:p w:rsidR="00000000" w:rsidDel="00000000" w:rsidP="00000000" w:rsidRDefault="00000000" w:rsidRPr="00000000" w14:paraId="0000007E">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pict>
            <v:rect style="width:0.0pt;height:1.5pt" o:hr="t" o:hrstd="t" o:hralign="center" fillcolor="#A0A0A0" stroked="f"/>
          </w:pict>
        </w:r>
        <w:r w:rsidDel="00000000" w:rsidR="00000000" w:rsidRPr="00000000">
          <w:rPr>
            <w:rtl w:val="0"/>
          </w:rPr>
        </w:r>
      </w:ins>
    </w:p>
    <w:p w:rsidR="00000000" w:rsidDel="00000000" w:rsidP="00000000" w:rsidRDefault="00000000" w:rsidRPr="00000000" w14:paraId="0000007F">
      <w:pPr>
        <w:pStyle w:val="Heading3"/>
        <w:keepNext w:val="0"/>
        <w:keepLines w:val="0"/>
        <w:shd w:fill="ffffff" w:val="clear"/>
        <w:spacing w:before="280" w:lineRule="auto"/>
        <w:rPr>
          <w:ins w:author="Magdalena Reith" w:id="2" w:date="2025-07-21T15:08:34Z"/>
          <w:b w:val="1"/>
          <w:bCs w:val="1"/>
          <w:color w:val="000000"/>
          <w:sz w:val="26"/>
          <w:szCs w:val="26"/>
          <w:rPrChange w:author="Magdalena Reith" w:id="3" w:date="2025-07-21T15:08:34Z">
            <w:rPr/>
          </w:rPrChange>
        </w:rPr>
      </w:pPr>
      <w:ins w:author="Magdalena Reith" w:id="2" w:date="2025-07-21T15:08:34Z">
        <w:bookmarkStart w:colFirst="0" w:colLast="0" w:name="_izts6097so3j" w:id="23"/>
        <w:bookmarkEnd w:id="23"/>
        <w:r w:rsidDel="00000000" w:rsidR="00000000" w:rsidRPr="00000000">
          <w:rPr>
            <w:b w:val="1"/>
            <w:bCs w:val="1"/>
            <w:color w:val="000000"/>
            <w:sz w:val="26"/>
            <w:szCs w:val="26"/>
            <w:rtl w:val="0"/>
            <w:rPrChange w:author="Magdalena Reith" w:id="3" w:date="2025-07-21T15:08:34Z">
              <w:rPr/>
            </w:rPrChange>
          </w:rPr>
          <w:t xml:space="preserve">🎯 5. Classic Breaking Tools That Still Work</w:t>
        </w:r>
      </w:ins>
    </w:p>
    <w:p w:rsidR="00000000" w:rsidDel="00000000" w:rsidP="00000000" w:rsidRDefault="00000000" w:rsidRPr="00000000" w14:paraId="00000080">
      <w:pPr>
        <w:numPr>
          <w:ilvl w:val="0"/>
          <w:numId w:val="3"/>
        </w:numPr>
        <w:shd w:fill="ffffff" w:val="clear"/>
        <w:spacing w:after="0" w:afterAutospacing="0" w:before="240" w:lineRule="auto"/>
        <w:ind w:left="720" w:hanging="360"/>
        <w:rPr>
          <w:ins w:author="Magdalena Reith" w:id="2" w:date="2025-07-21T15:08:34Z"/>
        </w:rPr>
      </w:pPr>
      <w:ins w:author="Magdalena Reith" w:id="2" w:date="2025-07-21T15:08:34Z">
        <w:r w:rsidDel="00000000" w:rsidR="00000000" w:rsidRPr="00000000">
          <w:rPr>
            <w:b w:val="1"/>
            <w:bCs w:val="1"/>
            <w:rtl w:val="0"/>
            <w:rPrChange w:author="Magdalena Reith" w:id="3" w:date="2025-07-21T15:08:34Z">
              <w:rPr/>
            </w:rPrChange>
          </w:rPr>
          <w:t xml:space="preserve">Power poses</w:t>
        </w:r>
        <w:r w:rsidDel="00000000" w:rsidR="00000000" w:rsidRPr="00000000">
          <w:rPr>
            <w:rtl w:val="0"/>
            <w:rPrChange w:author="Magdalena Reith" w:id="3" w:date="2025-07-21T15:08:34Z">
              <w:rPr/>
            </w:rPrChange>
          </w:rPr>
          <w:t xml:space="preserve"> before the pitch (yes, they work if you </w:t>
        </w:r>
        <w:r w:rsidDel="00000000" w:rsidR="00000000" w:rsidRPr="00000000">
          <w:rPr>
            <w:i w:val="1"/>
            <w:iCs w:val="1"/>
            <w:rtl w:val="0"/>
            <w:rPrChange w:author="Magdalena Reith" w:id="3" w:date="2025-07-21T15:08:34Z">
              <w:rPr/>
            </w:rPrChange>
          </w:rPr>
          <w:t xml:space="preserve">mean</w:t>
        </w:r>
        <w:r w:rsidDel="00000000" w:rsidR="00000000" w:rsidRPr="00000000">
          <w:rPr>
            <w:rtl w:val="0"/>
            <w:rPrChange w:author="Magdalena Reith" w:id="3" w:date="2025-07-21T15:08:34Z">
              <w:rPr/>
            </w:rPrChange>
          </w:rPr>
          <w:t xml:space="preserve"> them)</w:t>
        </w:r>
      </w:ins>
    </w:p>
    <w:p w:rsidR="00000000" w:rsidDel="00000000" w:rsidP="00000000" w:rsidRDefault="00000000" w:rsidRPr="00000000" w14:paraId="00000081">
      <w:pPr>
        <w:numPr>
          <w:ilvl w:val="0"/>
          <w:numId w:val="3"/>
        </w:numPr>
        <w:shd w:fill="ffffff" w:val="clear"/>
        <w:spacing w:after="0" w:afterAutospacing="0" w:before="0" w:beforeAutospacing="0" w:lineRule="auto"/>
        <w:ind w:left="720" w:hanging="360"/>
        <w:rPr>
          <w:ins w:author="Magdalena Reith" w:id="2" w:date="2025-07-21T15:08:34Z"/>
        </w:rPr>
      </w:pPr>
      <w:ins w:author="Magdalena Reith" w:id="2" w:date="2025-07-21T15:08:34Z">
        <w:r w:rsidDel="00000000" w:rsidR="00000000" w:rsidRPr="00000000">
          <w:rPr>
            <w:b w:val="1"/>
            <w:bCs w:val="1"/>
            <w:rtl w:val="0"/>
            <w:rPrChange w:author="Magdalena Reith" w:id="3" w:date="2025-07-21T15:08:34Z">
              <w:rPr/>
            </w:rPrChange>
          </w:rPr>
          <w:t xml:space="preserve">Mirror rehearsals</w:t>
        </w:r>
        <w:r w:rsidDel="00000000" w:rsidR="00000000" w:rsidRPr="00000000">
          <w:rPr>
            <w:rtl w:val="0"/>
            <w:rPrChange w:author="Magdalena Reith" w:id="3" w:date="2025-07-21T15:08:34Z">
              <w:rPr/>
            </w:rPrChange>
          </w:rPr>
          <w:t xml:space="preserve"> to see your eyes and gestures</w:t>
        </w:r>
      </w:ins>
    </w:p>
    <w:p w:rsidR="00000000" w:rsidDel="00000000" w:rsidP="00000000" w:rsidRDefault="00000000" w:rsidRPr="00000000" w14:paraId="00000082">
      <w:pPr>
        <w:numPr>
          <w:ilvl w:val="0"/>
          <w:numId w:val="3"/>
        </w:numPr>
        <w:shd w:fill="ffffff" w:val="clear"/>
        <w:spacing w:after="0" w:afterAutospacing="0" w:before="0" w:beforeAutospacing="0" w:lineRule="auto"/>
        <w:ind w:left="720" w:hanging="360"/>
        <w:rPr>
          <w:ins w:author="Magdalena Reith" w:id="2" w:date="2025-07-21T15:08:34Z"/>
        </w:rPr>
      </w:pPr>
      <w:ins w:author="Magdalena Reith" w:id="2" w:date="2025-07-21T15:08:34Z">
        <w:r w:rsidDel="00000000" w:rsidR="00000000" w:rsidRPr="00000000">
          <w:rPr>
            <w:b w:val="1"/>
            <w:bCs w:val="1"/>
            <w:rtl w:val="0"/>
            <w:rPrChange w:author="Magdalena Reith" w:id="3" w:date="2025-07-21T15:08:34Z">
              <w:rPr/>
            </w:rPrChange>
          </w:rPr>
          <w:t xml:space="preserve">Voice warmups</w:t>
        </w:r>
        <w:r w:rsidDel="00000000" w:rsidR="00000000" w:rsidRPr="00000000">
          <w:rPr>
            <w:rtl w:val="0"/>
            <w:rPrChange w:author="Magdalena Reith" w:id="3" w:date="2025-07-21T15:08:34Z">
              <w:rPr/>
            </w:rPrChange>
          </w:rPr>
          <w:t xml:space="preserve"> (hum, stretch your jaw, do a few tongue twisters)</w:t>
        </w:r>
      </w:ins>
    </w:p>
    <w:p w:rsidR="00000000" w:rsidDel="00000000" w:rsidP="00000000" w:rsidRDefault="00000000" w:rsidRPr="00000000" w14:paraId="00000083">
      <w:pPr>
        <w:numPr>
          <w:ilvl w:val="0"/>
          <w:numId w:val="3"/>
        </w:numPr>
        <w:shd w:fill="ffffff" w:val="clear"/>
        <w:spacing w:after="0" w:afterAutospacing="0" w:before="0" w:beforeAutospacing="0" w:lineRule="auto"/>
        <w:ind w:left="720" w:hanging="360"/>
        <w:rPr>
          <w:ins w:author="Magdalena Reith" w:id="2" w:date="2025-07-21T15:08:34Z"/>
        </w:rPr>
      </w:pPr>
      <w:ins w:author="Magdalena Reith" w:id="2" w:date="2025-07-21T15:08:34Z">
        <w:r w:rsidDel="00000000" w:rsidR="00000000" w:rsidRPr="00000000">
          <w:rPr>
            <w:b w:val="1"/>
            <w:bCs w:val="1"/>
            <w:rtl w:val="0"/>
            <w:rPrChange w:author="Magdalena Reith" w:id="3" w:date="2025-07-21T15:08:34Z">
              <w:rPr/>
            </w:rPrChange>
          </w:rPr>
          <w:t xml:space="preserve">Water sips</w:t>
        </w:r>
        <w:r w:rsidDel="00000000" w:rsidR="00000000" w:rsidRPr="00000000">
          <w:rPr>
            <w:rtl w:val="0"/>
            <w:rPrChange w:author="Magdalena Reith" w:id="3" w:date="2025-07-21T15:08:34Z">
              <w:rPr/>
            </w:rPrChange>
          </w:rPr>
          <w:t xml:space="preserve"> before the pitch to avoid dry throat and reset your pace</w:t>
        </w:r>
      </w:ins>
    </w:p>
    <w:p w:rsidR="00000000" w:rsidDel="00000000" w:rsidP="00000000" w:rsidRDefault="00000000" w:rsidRPr="00000000" w14:paraId="00000084">
      <w:pPr>
        <w:numPr>
          <w:ilvl w:val="0"/>
          <w:numId w:val="3"/>
        </w:numPr>
        <w:shd w:fill="ffffff" w:val="clear"/>
        <w:spacing w:after="0" w:afterAutospacing="0" w:before="0" w:beforeAutospacing="0" w:lineRule="auto"/>
        <w:ind w:left="720" w:hanging="360"/>
        <w:rPr>
          <w:ins w:author="Magdalena Reith" w:id="2" w:date="2025-07-21T15:08:34Z"/>
        </w:rPr>
      </w:pPr>
      <w:ins w:author="Magdalena Reith" w:id="2" w:date="2025-07-21T15:08:34Z">
        <w:r w:rsidDel="00000000" w:rsidR="00000000" w:rsidRPr="00000000">
          <w:rPr>
            <w:b w:val="1"/>
            <w:bCs w:val="1"/>
            <w:rtl w:val="0"/>
            <w:rPrChange w:author="Magdalena Reith" w:id="3" w:date="2025-07-21T15:08:34Z">
              <w:rPr/>
            </w:rPrChange>
          </w:rPr>
          <w:t xml:space="preserve">First and last line drilled to perfection</w:t>
        </w:r>
        <w:r w:rsidDel="00000000" w:rsidR="00000000" w:rsidRPr="00000000">
          <w:rPr>
            <w:rtl w:val="0"/>
            <w:rPrChange w:author="Magdalena Reith" w:id="3" w:date="2025-07-21T15:08:34Z">
              <w:rPr/>
            </w:rPrChange>
          </w:rPr>
          <w:t xml:space="preserve"> — so your start and finish is always strong</w:t>
        </w:r>
      </w:ins>
    </w:p>
    <w:p w:rsidR="00000000" w:rsidDel="00000000" w:rsidP="00000000" w:rsidRDefault="00000000" w:rsidRPr="00000000" w14:paraId="00000085">
      <w:pPr>
        <w:numPr>
          <w:ilvl w:val="0"/>
          <w:numId w:val="3"/>
        </w:numPr>
        <w:shd w:fill="ffffff" w:val="clear"/>
        <w:spacing w:after="240" w:before="0" w:beforeAutospacing="0" w:lineRule="auto"/>
        <w:ind w:left="720" w:hanging="360"/>
        <w:rPr>
          <w:ins w:author="Magdalena Reith" w:id="2" w:date="2025-07-21T15:08:34Z"/>
        </w:rPr>
      </w:pPr>
      <w:ins w:author="Magdalena Reith" w:id="2" w:date="2025-07-21T15:08:34Z">
        <w:r w:rsidDel="00000000" w:rsidR="00000000" w:rsidRPr="00000000">
          <w:rPr>
            <w:b w:val="1"/>
            <w:bCs w:val="1"/>
            <w:rtl w:val="0"/>
            <w:rPrChange w:author="Magdalena Reith" w:id="3" w:date="2025-07-21T15:08:34Z">
              <w:rPr/>
            </w:rPrChange>
          </w:rPr>
          <w:t xml:space="preserve">Smiling intentionally</w:t>
        </w:r>
        <w:r w:rsidDel="00000000" w:rsidR="00000000" w:rsidRPr="00000000">
          <w:rPr>
            <w:rtl w:val="0"/>
            <w:rPrChange w:author="Magdalena Reith" w:id="3" w:date="2025-07-21T15:08:34Z">
              <w:rPr/>
            </w:rPrChange>
          </w:rPr>
          <w:t xml:space="preserve"> — not fake, but present and open (especially in Q&amp;A)</w:t>
        </w:r>
      </w:ins>
    </w:p>
    <w:p w:rsidR="00000000" w:rsidDel="00000000" w:rsidP="00000000" w:rsidRDefault="00000000" w:rsidRPr="00000000" w14:paraId="00000086">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pict>
            <v:rect style="width:0.0pt;height:1.5pt" o:hr="t" o:hrstd="t" o:hralign="center" fillcolor="#A0A0A0" stroked="f"/>
          </w:pict>
        </w:r>
        <w:r w:rsidDel="00000000" w:rsidR="00000000" w:rsidRPr="00000000">
          <w:rPr>
            <w:rtl w:val="0"/>
          </w:rPr>
        </w:r>
      </w:ins>
    </w:p>
    <w:p w:rsidR="00000000" w:rsidDel="00000000" w:rsidP="00000000" w:rsidRDefault="00000000" w:rsidRPr="00000000" w14:paraId="00000087">
      <w:pPr>
        <w:pStyle w:val="Heading3"/>
        <w:keepNext w:val="0"/>
        <w:keepLines w:val="0"/>
        <w:shd w:fill="ffffff" w:val="clear"/>
        <w:spacing w:before="280" w:lineRule="auto"/>
        <w:rPr>
          <w:ins w:author="Magdalena Reith" w:id="2" w:date="2025-07-21T15:08:34Z"/>
          <w:b w:val="1"/>
          <w:bCs w:val="1"/>
          <w:color w:val="000000"/>
          <w:sz w:val="26"/>
          <w:szCs w:val="26"/>
          <w:rPrChange w:author="Magdalena Reith" w:id="3" w:date="2025-07-21T15:08:34Z">
            <w:rPr/>
          </w:rPrChange>
        </w:rPr>
      </w:pPr>
      <w:ins w:author="Magdalena Reith" w:id="2" w:date="2025-07-21T15:08:34Z">
        <w:bookmarkStart w:colFirst="0" w:colLast="0" w:name="_e8wvlerutef6" w:id="24"/>
        <w:bookmarkEnd w:id="24"/>
        <w:r w:rsidDel="00000000" w:rsidR="00000000" w:rsidRPr="00000000">
          <w:rPr>
            <w:b w:val="1"/>
            <w:bCs w:val="1"/>
            <w:color w:val="000000"/>
            <w:sz w:val="26"/>
            <w:szCs w:val="26"/>
            <w:rtl w:val="0"/>
            <w:rPrChange w:author="Magdalena Reith" w:id="3" w:date="2025-07-21T15:08:34Z">
              <w:rPr/>
            </w:rPrChange>
          </w:rPr>
          <w:t xml:space="preserve">🎬 Final Word: It’s Not About Being Perfect — It’s About Being Present</w:t>
        </w:r>
      </w:ins>
    </w:p>
    <w:p w:rsidR="00000000" w:rsidDel="00000000" w:rsidP="00000000" w:rsidRDefault="00000000" w:rsidRPr="00000000" w14:paraId="00000088">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These techniques are not about </w:t>
        </w:r>
        <w:r w:rsidDel="00000000" w:rsidR="00000000" w:rsidRPr="00000000">
          <w:rPr>
            <w:i w:val="1"/>
            <w:iCs w:val="1"/>
            <w:rtl w:val="0"/>
            <w:rPrChange w:author="Magdalena Reith" w:id="3" w:date="2025-07-21T15:08:34Z">
              <w:rPr/>
            </w:rPrChange>
          </w:rPr>
          <w:t xml:space="preserve">faking</w:t>
        </w:r>
        <w:r w:rsidDel="00000000" w:rsidR="00000000" w:rsidRPr="00000000">
          <w:rPr>
            <w:rtl w:val="0"/>
            <w:rPrChange w:author="Magdalena Reith" w:id="3" w:date="2025-07-21T15:08:34Z">
              <w:rPr/>
            </w:rPrChange>
          </w:rPr>
          <w:t xml:space="preserve"> anything.</w:t>
          <w:br w:type="textWrapping"/>
          <w:t xml:space="preserve">They’re about getting </w:t>
        </w:r>
        <w:r w:rsidDel="00000000" w:rsidR="00000000" w:rsidRPr="00000000">
          <w:rPr>
            <w:b w:val="1"/>
            <w:bCs w:val="1"/>
            <w:rtl w:val="0"/>
            <w:rPrChange w:author="Magdalena Reith" w:id="3" w:date="2025-07-21T15:08:34Z">
              <w:rPr/>
            </w:rPrChange>
          </w:rPr>
          <w:t xml:space="preserve">out of your own way</w:t>
        </w:r>
        <w:r w:rsidDel="00000000" w:rsidR="00000000" w:rsidRPr="00000000">
          <w:rPr>
            <w:rtl w:val="0"/>
            <w:rPrChange w:author="Magdalena Reith" w:id="3" w:date="2025-07-21T15:08:34Z">
              <w:rPr/>
            </w:rPrChange>
          </w:rPr>
          <w:t xml:space="preserve">, so your energy, confidence, and clarity can come through.</w:t>
        </w:r>
      </w:ins>
    </w:p>
    <w:p w:rsidR="00000000" w:rsidDel="00000000" w:rsidP="00000000" w:rsidRDefault="00000000" w:rsidRPr="00000000" w14:paraId="00000089">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Because when you pitch, </w:t>
        </w:r>
        <w:r w:rsidDel="00000000" w:rsidR="00000000" w:rsidRPr="00000000">
          <w:rPr>
            <w:b w:val="1"/>
            <w:bCs w:val="1"/>
            <w:rtl w:val="0"/>
            <w:rPrChange w:author="Magdalena Reith" w:id="3" w:date="2025-07-21T15:08:34Z">
              <w:rPr/>
            </w:rPrChange>
          </w:rPr>
          <w:t xml:space="preserve">you’re not just sharing your startup — you’re transferring belief</w:t>
        </w:r>
        <w:r w:rsidDel="00000000" w:rsidR="00000000" w:rsidRPr="00000000">
          <w:rPr>
            <w:rtl w:val="0"/>
            <w:rPrChange w:author="Magdalena Reith" w:id="3" w:date="2025-07-21T15:08:34Z">
              <w:rPr/>
            </w:rPrChange>
          </w:rPr>
          <w:t xml:space="preserve">.</w:t>
        </w:r>
      </w:ins>
    </w:p>
    <w:p w:rsidR="00000000" w:rsidDel="00000000" w:rsidP="00000000" w:rsidRDefault="00000000" w:rsidRPr="00000000" w14:paraId="0000008A">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And that starts with how you show up.</w:t>
        </w:r>
      </w:ins>
    </w:p>
    <w:p w:rsidR="00000000" w:rsidDel="00000000" w:rsidP="00000000" w:rsidRDefault="00000000" w:rsidRPr="00000000" w14:paraId="0000008B">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
        </w:r>
      </w:ins>
    </w:p>
    <w:p w:rsidR="00000000" w:rsidDel="00000000" w:rsidP="00000000" w:rsidRDefault="00000000" w:rsidRPr="00000000" w14:paraId="0000008C">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
        </w:r>
      </w:ins>
    </w:p>
    <w:p w:rsidR="00000000" w:rsidDel="00000000" w:rsidP="00000000" w:rsidRDefault="00000000" w:rsidRPr="00000000" w14:paraId="0000008D">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
        </w:r>
      </w:ins>
    </w:p>
    <w:p w:rsidR="00000000" w:rsidDel="00000000" w:rsidP="00000000" w:rsidRDefault="00000000" w:rsidRPr="00000000" w14:paraId="0000008E">
      <w:pPr>
        <w:pStyle w:val="Heading2"/>
        <w:keepNext w:val="0"/>
        <w:keepLines w:val="0"/>
        <w:shd w:fill="ffffff" w:val="clear"/>
        <w:spacing w:after="80" w:lineRule="auto"/>
        <w:rPr>
          <w:ins w:author="Magdalena Reith" w:id="2" w:date="2025-07-21T15:08:34Z"/>
          <w:b w:val="1"/>
          <w:bCs w:val="1"/>
          <w:sz w:val="34"/>
          <w:szCs w:val="34"/>
          <w:rPrChange w:author="Magdalena Reith" w:id="3" w:date="2025-07-21T15:08:34Z">
            <w:rPr/>
          </w:rPrChange>
        </w:rPr>
      </w:pPr>
      <w:ins w:author="Magdalena Reith" w:id="2" w:date="2025-07-21T15:08:34Z">
        <w:bookmarkStart w:colFirst="0" w:colLast="0" w:name="_rubte789002t" w:id="25"/>
        <w:bookmarkEnd w:id="25"/>
        <w:r w:rsidDel="00000000" w:rsidR="00000000" w:rsidRPr="00000000">
          <w:rPr>
            <w:b w:val="1"/>
            <w:bCs w:val="1"/>
            <w:sz w:val="34"/>
            <w:szCs w:val="34"/>
            <w:rtl w:val="0"/>
            <w:rPrChange w:author="Magdalena Reith" w:id="3" w:date="2025-07-21T15:08:34Z">
              <w:rPr/>
            </w:rPrChange>
          </w:rPr>
          <w:t xml:space="preserve">🎭 Be Authentic — Don’t Perform, Communicate</w:t>
        </w:r>
      </w:ins>
    </w:p>
    <w:p w:rsidR="00000000" w:rsidDel="00000000" w:rsidP="00000000" w:rsidRDefault="00000000" w:rsidRPr="00000000" w14:paraId="0000008F">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There’s no single “right” way to pitch.</w:t>
          <w:br w:type="textWrapping"/>
          <w:t xml:space="preserve">Some founders are calm and quiet.</w:t>
          <w:br w:type="textWrapping"/>
          <w:t xml:space="preserve">Others are energetic and bold.</w:t>
          <w:br w:type="textWrapping"/>
          <w:t xml:space="preserve">Some are poetic. Some are punchy.</w:t>
        </w:r>
      </w:ins>
    </w:p>
    <w:p w:rsidR="00000000" w:rsidDel="00000000" w:rsidP="00000000" w:rsidRDefault="00000000" w:rsidRPr="00000000" w14:paraId="00000090">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b w:val="1"/>
            <w:bCs w:val="1"/>
            <w:rtl w:val="0"/>
            <w:rPrChange w:author="Magdalena Reith" w:id="3" w:date="2025-07-21T15:08:34Z">
              <w:rPr/>
            </w:rPrChange>
          </w:rPr>
          <w:t xml:space="preserve">All of them can work</w:t>
        </w:r>
        <w:r w:rsidDel="00000000" w:rsidR="00000000" w:rsidRPr="00000000">
          <w:rPr>
            <w:rtl w:val="0"/>
            <w:rPrChange w:author="Magdalena Reith" w:id="3" w:date="2025-07-21T15:08:34Z">
              <w:rPr/>
            </w:rPrChange>
          </w:rPr>
          <w:t xml:space="preserve"> — if it’s </w:t>
        </w:r>
        <w:r w:rsidDel="00000000" w:rsidR="00000000" w:rsidRPr="00000000">
          <w:rPr>
            <w:i w:val="1"/>
            <w:iCs w:val="1"/>
            <w:rtl w:val="0"/>
            <w:rPrChange w:author="Magdalena Reith" w:id="3" w:date="2025-07-21T15:08:34Z">
              <w:rPr/>
            </w:rPrChange>
          </w:rPr>
          <w:t xml:space="preserve">you</w:t>
        </w:r>
        <w:r w:rsidDel="00000000" w:rsidR="00000000" w:rsidRPr="00000000">
          <w:rPr>
            <w:rtl w:val="0"/>
            <w:rPrChange w:author="Magdalena Reith" w:id="3" w:date="2025-07-21T15:08:34Z">
              <w:rPr/>
            </w:rPrChange>
          </w:rPr>
          <w:t xml:space="preserve">.</w:t>
        </w:r>
      </w:ins>
    </w:p>
    <w:p w:rsidR="00000000" w:rsidDel="00000000" w:rsidP="00000000" w:rsidRDefault="00000000" w:rsidRPr="00000000" w14:paraId="00000091">
      <w:pPr>
        <w:pStyle w:val="Heading3"/>
        <w:keepNext w:val="0"/>
        <w:keepLines w:val="0"/>
        <w:shd w:fill="ffffff" w:val="clear"/>
        <w:spacing w:before="280" w:lineRule="auto"/>
        <w:rPr>
          <w:ins w:author="Magdalena Reith" w:id="2" w:date="2025-07-21T15:08:34Z"/>
          <w:b w:val="1"/>
          <w:bCs w:val="1"/>
          <w:color w:val="000000"/>
          <w:sz w:val="26"/>
          <w:szCs w:val="26"/>
          <w:rPrChange w:author="Magdalena Reith" w:id="3" w:date="2025-07-21T15:08:34Z">
            <w:rPr/>
          </w:rPrChange>
        </w:rPr>
      </w:pPr>
      <w:ins w:author="Magdalena Reith" w:id="2" w:date="2025-07-21T15:08:34Z">
        <w:bookmarkStart w:colFirst="0" w:colLast="0" w:name="_9kyql6vnuege" w:id="26"/>
        <w:bookmarkEnd w:id="26"/>
        <w:r w:rsidDel="00000000" w:rsidR="00000000" w:rsidRPr="00000000">
          <w:rPr>
            <w:b w:val="1"/>
            <w:bCs w:val="1"/>
            <w:color w:val="000000"/>
            <w:sz w:val="26"/>
            <w:szCs w:val="26"/>
            <w:rtl w:val="0"/>
            <w:rPrChange w:author="Magdalena Reith" w:id="3" w:date="2025-07-21T15:08:34Z">
              <w:rPr/>
            </w:rPrChange>
          </w:rPr>
          <w:t xml:space="preserve">🔍 Find Your Style, Don’t Fake One</w:t>
        </w:r>
      </w:ins>
    </w:p>
    <w:p w:rsidR="00000000" w:rsidDel="00000000" w:rsidP="00000000" w:rsidRDefault="00000000" w:rsidRPr="00000000" w14:paraId="00000092">
      <w:pPr>
        <w:numPr>
          <w:ilvl w:val="0"/>
          <w:numId w:val="8"/>
        </w:numPr>
        <w:shd w:fill="ffffff" w:val="clear"/>
        <w:spacing w:after="0" w:afterAutospacing="0" w:before="240" w:lineRule="auto"/>
        <w:ind w:left="720" w:hanging="360"/>
        <w:rPr>
          <w:ins w:author="Magdalena Reith" w:id="2" w:date="2025-07-21T15:08:34Z"/>
        </w:rPr>
      </w:pPr>
      <w:ins w:author="Magdalena Reith" w:id="2" w:date="2025-07-21T15:08:34Z">
        <w:r w:rsidDel="00000000" w:rsidR="00000000" w:rsidRPr="00000000">
          <w:rPr>
            <w:rtl w:val="0"/>
            <w:rPrChange w:author="Magdalena Reith" w:id="3" w:date="2025-07-21T15:08:34Z">
              <w:rPr/>
            </w:rPrChange>
          </w:rPr>
          <w:t xml:space="preserve">If you’re naturally high-energy — use it.</w:t>
        </w:r>
      </w:ins>
    </w:p>
    <w:p w:rsidR="00000000" w:rsidDel="00000000" w:rsidP="00000000" w:rsidRDefault="00000000" w:rsidRPr="00000000" w14:paraId="00000093">
      <w:pPr>
        <w:numPr>
          <w:ilvl w:val="0"/>
          <w:numId w:val="8"/>
        </w:numPr>
        <w:shd w:fill="ffffff" w:val="clear"/>
        <w:spacing w:after="0" w:afterAutospacing="0" w:before="0" w:beforeAutospacing="0" w:lineRule="auto"/>
        <w:ind w:left="720" w:hanging="360"/>
        <w:rPr>
          <w:ins w:author="Magdalena Reith" w:id="2" w:date="2025-07-21T15:08:34Z"/>
        </w:rPr>
      </w:pPr>
      <w:ins w:author="Magdalena Reith" w:id="2" w:date="2025-07-21T15:08:34Z">
        <w:r w:rsidDel="00000000" w:rsidR="00000000" w:rsidRPr="00000000">
          <w:rPr>
            <w:rtl w:val="0"/>
            <w:rPrChange w:author="Magdalena Reith" w:id="3" w:date="2025-07-21T15:08:34Z">
              <w:rPr/>
            </w:rPrChange>
          </w:rPr>
          <w:t xml:space="preserve">If you’re more thoughtful and measured — own it.</w:t>
        </w:r>
      </w:ins>
    </w:p>
    <w:p w:rsidR="00000000" w:rsidDel="00000000" w:rsidP="00000000" w:rsidRDefault="00000000" w:rsidRPr="00000000" w14:paraId="00000094">
      <w:pPr>
        <w:numPr>
          <w:ilvl w:val="0"/>
          <w:numId w:val="8"/>
        </w:numPr>
        <w:shd w:fill="ffffff" w:val="clear"/>
        <w:spacing w:after="240" w:before="0" w:beforeAutospacing="0" w:lineRule="auto"/>
        <w:ind w:left="720" w:hanging="360"/>
        <w:rPr>
          <w:ins w:author="Magdalena Reith" w:id="2" w:date="2025-07-21T15:08:34Z"/>
        </w:rPr>
      </w:pPr>
      <w:ins w:author="Magdalena Reith" w:id="2" w:date="2025-07-21T15:08:34Z">
        <w:r w:rsidDel="00000000" w:rsidR="00000000" w:rsidRPr="00000000">
          <w:rPr>
            <w:rtl w:val="0"/>
            <w:rPrChange w:author="Magdalena Reith" w:id="3" w:date="2025-07-21T15:08:34Z">
              <w:rPr/>
            </w:rPrChange>
          </w:rPr>
          <w:t xml:space="preserve">If humor fits your personality — bring it in.</w:t>
        </w:r>
      </w:ins>
    </w:p>
    <w:p w:rsidR="00000000" w:rsidDel="00000000" w:rsidP="00000000" w:rsidRDefault="00000000" w:rsidRPr="00000000" w14:paraId="00000095">
      <w:pPr>
        <w:shd w:fill="ffffff" w:val="clear"/>
        <w:spacing w:after="240" w:before="240" w:lineRule="auto"/>
        <w:rPr>
          <w:ins w:author="Magdalena Reith" w:id="2" w:date="2025-07-21T15:08:34Z"/>
          <w:b w:val="1"/>
          <w:bCs w:val="1"/>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But don’t try to be someone you’re not.</w:t>
          <w:br w:type="textWrapping"/>
        </w:r>
        <w:r w:rsidDel="00000000" w:rsidR="00000000" w:rsidRPr="00000000">
          <w:rPr>
            <w:b w:val="1"/>
            <w:bCs w:val="1"/>
            <w:rtl w:val="0"/>
            <w:rPrChange w:author="Magdalena Reith" w:id="3" w:date="2025-07-21T15:08:34Z">
              <w:rPr/>
            </w:rPrChange>
          </w:rPr>
          <w:t xml:space="preserve">Authenticity wins over performance.</w:t>
        </w:r>
      </w:ins>
    </w:p>
    <w:p w:rsidR="00000000" w:rsidDel="00000000" w:rsidP="00000000" w:rsidRDefault="00000000" w:rsidRPr="00000000" w14:paraId="00000096">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Yes — pitching is a bit of a </w:t>
        </w:r>
        <w:r w:rsidDel="00000000" w:rsidR="00000000" w:rsidRPr="00000000">
          <w:rPr>
            <w:b w:val="1"/>
            <w:bCs w:val="1"/>
            <w:rtl w:val="0"/>
            <w:rPrChange w:author="Magdalena Reith" w:id="3" w:date="2025-07-21T15:08:34Z">
              <w:rPr/>
            </w:rPrChange>
          </w:rPr>
          <w:t xml:space="preserve">show</w:t>
        </w:r>
        <w:r w:rsidDel="00000000" w:rsidR="00000000" w:rsidRPr="00000000">
          <w:rPr>
            <w:rtl w:val="0"/>
            <w:rPrChange w:author="Magdalena Reith" w:id="3" w:date="2025-07-21T15:08:34Z">
              <w:rPr/>
            </w:rPrChange>
          </w:rPr>
          <w:t xml:space="preserve">.</w:t>
          <w:br w:type="textWrapping"/>
          <w:t xml:space="preserve">You’re there to inspire, to sell, to move people.</w:t>
        </w:r>
      </w:ins>
    </w:p>
    <w:p w:rsidR="00000000" w:rsidDel="00000000" w:rsidP="00000000" w:rsidRDefault="00000000" w:rsidRPr="00000000" w14:paraId="00000097">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But it’s </w:t>
        </w:r>
        <w:r w:rsidDel="00000000" w:rsidR="00000000" w:rsidRPr="00000000">
          <w:rPr>
            <w:b w:val="1"/>
            <w:bCs w:val="1"/>
            <w:rtl w:val="0"/>
            <w:rPrChange w:author="Magdalena Reith" w:id="3" w:date="2025-07-21T15:08:34Z">
              <w:rPr/>
            </w:rPrChange>
          </w:rPr>
          <w:t xml:space="preserve">not a bullshit show</w:t>
        </w:r>
        <w:r w:rsidDel="00000000" w:rsidR="00000000" w:rsidRPr="00000000">
          <w:rPr>
            <w:rtl w:val="0"/>
            <w:rPrChange w:author="Magdalena Reith" w:id="3" w:date="2025-07-21T15:08:34Z">
              <w:rPr/>
            </w:rPrChange>
          </w:rPr>
          <w:t xml:space="preserve">.</w:t>
        </w:r>
      </w:ins>
    </w:p>
    <w:p w:rsidR="00000000" w:rsidDel="00000000" w:rsidP="00000000" w:rsidRDefault="00000000" w:rsidRPr="00000000" w14:paraId="00000098">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If someone feels you’re putting on a performance instead of showing up as the real driver of the business —</w:t>
          <w:br w:type="textWrapping"/>
          <w:t xml:space="preserve">they’ll see right through it.</w:t>
          <w:br w:type="textWrapping"/>
          <w:t xml:space="preserve">And they’ll walk away.</w:t>
        </w:r>
      </w:ins>
    </w:p>
    <w:p w:rsidR="00000000" w:rsidDel="00000000" w:rsidP="00000000" w:rsidRDefault="00000000" w:rsidRPr="00000000" w14:paraId="00000099">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pict>
            <v:rect style="width:0.0pt;height:1.5pt" o:hr="t" o:hrstd="t" o:hralign="center" fillcolor="#A0A0A0" stroked="f"/>
          </w:pict>
        </w:r>
        <w:r w:rsidDel="00000000" w:rsidR="00000000" w:rsidRPr="00000000">
          <w:rPr>
            <w:rtl w:val="0"/>
          </w:rPr>
        </w:r>
      </w:ins>
    </w:p>
    <w:p w:rsidR="00000000" w:rsidDel="00000000" w:rsidP="00000000" w:rsidRDefault="00000000" w:rsidRPr="00000000" w14:paraId="0000009A">
      <w:pPr>
        <w:pStyle w:val="Heading3"/>
        <w:keepNext w:val="0"/>
        <w:keepLines w:val="0"/>
        <w:shd w:fill="ffffff" w:val="clear"/>
        <w:spacing w:before="280" w:lineRule="auto"/>
        <w:rPr>
          <w:ins w:author="Magdalena Reith" w:id="2" w:date="2025-07-21T15:08:34Z"/>
          <w:b w:val="1"/>
          <w:bCs w:val="1"/>
          <w:color w:val="000000"/>
          <w:sz w:val="26"/>
          <w:szCs w:val="26"/>
          <w:rPrChange w:author="Magdalena Reith" w:id="3" w:date="2025-07-21T15:08:34Z">
            <w:rPr/>
          </w:rPrChange>
        </w:rPr>
      </w:pPr>
      <w:ins w:author="Magdalena Reith" w:id="2" w:date="2025-07-21T15:08:34Z">
        <w:bookmarkStart w:colFirst="0" w:colLast="0" w:name="_yne2r1pobk76" w:id="27"/>
        <w:bookmarkEnd w:id="27"/>
        <w:r w:rsidDel="00000000" w:rsidR="00000000" w:rsidRPr="00000000">
          <w:rPr>
            <w:b w:val="1"/>
            <w:bCs w:val="1"/>
            <w:color w:val="000000"/>
            <w:sz w:val="26"/>
            <w:szCs w:val="26"/>
            <w:rtl w:val="0"/>
            <w:rPrChange w:author="Magdalena Reith" w:id="3" w:date="2025-07-21T15:08:34Z">
              <w:rPr/>
            </w:rPrChange>
          </w:rPr>
          <w:t xml:space="preserve">📺 Learn From the Best — But Don’t Copy</w:t>
        </w:r>
      </w:ins>
    </w:p>
    <w:p w:rsidR="00000000" w:rsidDel="00000000" w:rsidP="00000000" w:rsidRDefault="00000000" w:rsidRPr="00000000" w14:paraId="0000009B">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Watch TED Talks. Watch great </w:t>
        </w:r>
        <w:r w:rsidDel="00000000" w:rsidR="00000000" w:rsidRPr="00000000">
          <w:rPr>
            <w:b w:val="1"/>
            <w:bCs w:val="1"/>
            <w:rtl w:val="0"/>
            <w:rPrChange w:author="Magdalena Reith" w:id="3" w:date="2025-07-21T15:08:34Z">
              <w:rPr/>
            </w:rPrChange>
          </w:rPr>
          <w:t xml:space="preserve">Shark Tank</w:t>
        </w:r>
        <w:r w:rsidDel="00000000" w:rsidR="00000000" w:rsidRPr="00000000">
          <w:rPr>
            <w:rtl w:val="0"/>
            <w:rPrChange w:author="Magdalena Reith" w:id="3" w:date="2025-07-21T15:08:34Z">
              <w:rPr/>
            </w:rPrChange>
          </w:rPr>
          <w:t xml:space="preserve">, </w:t>
        </w:r>
        <w:r w:rsidDel="00000000" w:rsidR="00000000" w:rsidRPr="00000000">
          <w:rPr>
            <w:b w:val="1"/>
            <w:bCs w:val="1"/>
            <w:rtl w:val="0"/>
            <w:rPrChange w:author="Magdalena Reith" w:id="3" w:date="2025-07-21T15:08:34Z">
              <w:rPr/>
            </w:rPrChange>
          </w:rPr>
          <w:t xml:space="preserve">YC Demo Day</w:t>
        </w:r>
        <w:r w:rsidDel="00000000" w:rsidR="00000000" w:rsidRPr="00000000">
          <w:rPr>
            <w:rtl w:val="0"/>
            <w:rPrChange w:author="Magdalena Reith" w:id="3" w:date="2025-07-21T15:08:34Z">
              <w:rPr/>
            </w:rPrChange>
          </w:rPr>
          <w:t xml:space="preserve">, or </w:t>
        </w:r>
        <w:r w:rsidDel="00000000" w:rsidR="00000000" w:rsidRPr="00000000">
          <w:rPr>
            <w:b w:val="1"/>
            <w:bCs w:val="1"/>
            <w:rtl w:val="0"/>
            <w:rPrChange w:author="Magdalena Reith" w:id="3" w:date="2025-07-21T15:08:34Z">
              <w:rPr/>
            </w:rPrChange>
          </w:rPr>
          <w:t xml:space="preserve">TechCrunch Disrupt</w:t>
        </w:r>
        <w:r w:rsidDel="00000000" w:rsidR="00000000" w:rsidRPr="00000000">
          <w:rPr>
            <w:rtl w:val="0"/>
            <w:rPrChange w:author="Magdalena Reith" w:id="3" w:date="2025-07-21T15:08:34Z">
              <w:rPr/>
            </w:rPrChange>
          </w:rPr>
          <w:t xml:space="preserve"> pitches.</w:t>
          <w:br w:type="textWrapping"/>
          <w:t xml:space="preserve">Observe:</w:t>
        </w:r>
      </w:ins>
    </w:p>
    <w:p w:rsidR="00000000" w:rsidDel="00000000" w:rsidP="00000000" w:rsidRDefault="00000000" w:rsidRPr="00000000" w14:paraId="0000009C">
      <w:pPr>
        <w:numPr>
          <w:ilvl w:val="0"/>
          <w:numId w:val="1"/>
        </w:numPr>
        <w:shd w:fill="ffffff" w:val="clear"/>
        <w:spacing w:after="0" w:afterAutospacing="0" w:before="240" w:lineRule="auto"/>
        <w:ind w:left="720" w:hanging="360"/>
        <w:rPr>
          <w:ins w:author="Magdalena Reith" w:id="2" w:date="2025-07-21T15:08:34Z"/>
        </w:rPr>
      </w:pPr>
      <w:ins w:author="Magdalena Reith" w:id="2" w:date="2025-07-21T15:08:34Z">
        <w:r w:rsidDel="00000000" w:rsidR="00000000" w:rsidRPr="00000000">
          <w:rPr>
            <w:rtl w:val="0"/>
            <w:rPrChange w:author="Magdalena Reith" w:id="3" w:date="2025-07-21T15:08:34Z">
              <w:rPr/>
            </w:rPrChange>
          </w:rPr>
          <w:t xml:space="preserve">How they open strong</w:t>
        </w:r>
      </w:ins>
    </w:p>
    <w:p w:rsidR="00000000" w:rsidDel="00000000" w:rsidP="00000000" w:rsidRDefault="00000000" w:rsidRPr="00000000" w14:paraId="0000009D">
      <w:pPr>
        <w:numPr>
          <w:ilvl w:val="0"/>
          <w:numId w:val="1"/>
        </w:numPr>
        <w:shd w:fill="ffffff" w:val="clear"/>
        <w:spacing w:after="0" w:afterAutospacing="0" w:before="0" w:beforeAutospacing="0" w:lineRule="auto"/>
        <w:ind w:left="720" w:hanging="360"/>
        <w:rPr>
          <w:ins w:author="Magdalena Reith" w:id="2" w:date="2025-07-21T15:08:34Z"/>
        </w:rPr>
      </w:pPr>
      <w:ins w:author="Magdalena Reith" w:id="2" w:date="2025-07-21T15:08:34Z">
        <w:r w:rsidDel="00000000" w:rsidR="00000000" w:rsidRPr="00000000">
          <w:rPr>
            <w:rtl w:val="0"/>
            <w:rPrChange w:author="Magdalena Reith" w:id="3" w:date="2025-07-21T15:08:34Z">
              <w:rPr/>
            </w:rPrChange>
          </w:rPr>
          <w:t xml:space="preserve">How they hold space and use silence</w:t>
        </w:r>
      </w:ins>
    </w:p>
    <w:p w:rsidR="00000000" w:rsidDel="00000000" w:rsidP="00000000" w:rsidRDefault="00000000" w:rsidRPr="00000000" w14:paraId="0000009E">
      <w:pPr>
        <w:numPr>
          <w:ilvl w:val="0"/>
          <w:numId w:val="1"/>
        </w:numPr>
        <w:shd w:fill="ffffff" w:val="clear"/>
        <w:spacing w:after="240" w:before="0" w:beforeAutospacing="0" w:lineRule="auto"/>
        <w:ind w:left="720" w:hanging="360"/>
        <w:rPr>
          <w:ins w:author="Magdalena Reith" w:id="2" w:date="2025-07-21T15:08:34Z"/>
        </w:rPr>
      </w:pPr>
      <w:ins w:author="Magdalena Reith" w:id="2" w:date="2025-07-21T15:08:34Z">
        <w:r w:rsidDel="00000000" w:rsidR="00000000" w:rsidRPr="00000000">
          <w:rPr>
            <w:rtl w:val="0"/>
            <w:rPrChange w:author="Magdalena Reith" w:id="3" w:date="2025-07-21T15:08:34Z">
              <w:rPr/>
            </w:rPrChange>
          </w:rPr>
          <w:t xml:space="preserve">How they use their personality, not just slides</w:t>
        </w:r>
      </w:ins>
    </w:p>
    <w:p w:rsidR="00000000" w:rsidDel="00000000" w:rsidP="00000000" w:rsidRDefault="00000000" w:rsidRPr="00000000" w14:paraId="0000009F">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Then ask:</w:t>
        </w:r>
      </w:ins>
    </w:p>
    <w:p w:rsidR="00000000" w:rsidDel="00000000" w:rsidP="00000000" w:rsidRDefault="00000000" w:rsidRPr="00000000" w14:paraId="000000A0">
      <w:pPr>
        <w:shd w:fill="ffffff" w:val="clear"/>
        <w:spacing w:after="240" w:before="240" w:lineRule="auto"/>
        <w:ind w:left="600" w:right="600" w:firstLine="0"/>
        <w:rPr>
          <w:ins w:author="Magdalena Reith" w:id="2" w:date="2025-07-21T15:08:34Z"/>
          <w:i w:val="1"/>
          <w:iCs w:val="1"/>
          <w:rPrChange w:author="Magdalena Reith" w:id="3" w:date="2025-07-21T15:08:34Z">
            <w:rPr/>
          </w:rPrChange>
        </w:rPr>
      </w:pPr>
      <w:ins w:author="Magdalena Reith" w:id="2" w:date="2025-07-21T15:08:34Z">
        <w:r w:rsidDel="00000000" w:rsidR="00000000" w:rsidRPr="00000000">
          <w:rPr>
            <w:i w:val="1"/>
            <w:iCs w:val="1"/>
            <w:rtl w:val="0"/>
            <w:rPrChange w:author="Magdalena Reith" w:id="3" w:date="2025-07-21T15:08:34Z">
              <w:rPr/>
            </w:rPrChange>
          </w:rPr>
          <w:t xml:space="preserve">“Which of this could be my version?”</w:t>
        </w:r>
      </w:ins>
    </w:p>
    <w:p w:rsidR="00000000" w:rsidDel="00000000" w:rsidP="00000000" w:rsidRDefault="00000000" w:rsidRPr="00000000" w14:paraId="000000A1">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Use it as inspiration — not imitation.</w:t>
        </w:r>
      </w:ins>
    </w:p>
    <w:p w:rsidR="00000000" w:rsidDel="00000000" w:rsidP="00000000" w:rsidRDefault="00000000" w:rsidRPr="00000000" w14:paraId="000000A2">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pict>
            <v:rect style="width:0.0pt;height:1.5pt" o:hr="t" o:hrstd="t" o:hralign="center" fillcolor="#A0A0A0" stroked="f"/>
          </w:pict>
        </w:r>
        <w:r w:rsidDel="00000000" w:rsidR="00000000" w:rsidRPr="00000000">
          <w:rPr>
            <w:rtl w:val="0"/>
          </w:rPr>
        </w:r>
      </w:ins>
    </w:p>
    <w:p w:rsidR="00000000" w:rsidDel="00000000" w:rsidP="00000000" w:rsidRDefault="00000000" w:rsidRPr="00000000" w14:paraId="000000A3">
      <w:pPr>
        <w:pStyle w:val="Heading3"/>
        <w:keepNext w:val="0"/>
        <w:keepLines w:val="0"/>
        <w:shd w:fill="ffffff" w:val="clear"/>
        <w:spacing w:before="280" w:lineRule="auto"/>
        <w:rPr>
          <w:ins w:author="Magdalena Reith" w:id="2" w:date="2025-07-21T15:08:34Z"/>
          <w:b w:val="1"/>
          <w:bCs w:val="1"/>
          <w:color w:val="000000"/>
          <w:sz w:val="26"/>
          <w:szCs w:val="26"/>
          <w:rPrChange w:author="Magdalena Reith" w:id="3" w:date="2025-07-21T15:08:34Z">
            <w:rPr/>
          </w:rPrChange>
        </w:rPr>
      </w:pPr>
      <w:ins w:author="Magdalena Reith" w:id="2" w:date="2025-07-21T15:08:34Z">
        <w:bookmarkStart w:colFirst="0" w:colLast="0" w:name="_49bz8u1rx7i3" w:id="28"/>
        <w:bookmarkEnd w:id="28"/>
        <w:r w:rsidDel="00000000" w:rsidR="00000000" w:rsidRPr="00000000">
          <w:rPr>
            <w:b w:val="1"/>
            <w:bCs w:val="1"/>
            <w:color w:val="000000"/>
            <w:sz w:val="26"/>
            <w:szCs w:val="26"/>
            <w:rtl w:val="0"/>
            <w:rPrChange w:author="Magdalena Reith" w:id="3" w:date="2025-07-21T15:08:34Z">
              <w:rPr/>
            </w:rPrChange>
          </w:rPr>
          <w:t xml:space="preserve">🧠 Tip: Speak to Be Understood, Not to Impress</w:t>
        </w:r>
      </w:ins>
    </w:p>
    <w:p w:rsidR="00000000" w:rsidDel="00000000" w:rsidP="00000000" w:rsidRDefault="00000000" w:rsidRPr="00000000" w14:paraId="000000A4">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The best pitch isn’t the smartest one.</w:t>
          <w:br w:type="textWrapping"/>
          <w:t xml:space="preserve">It’s the one that connects. That makes people nod. That leaves clarity and confidence in the room.</w:t>
        </w:r>
      </w:ins>
    </w:p>
    <w:p w:rsidR="00000000" w:rsidDel="00000000" w:rsidP="00000000" w:rsidRDefault="00000000" w:rsidRPr="00000000" w14:paraId="000000A5">
      <w:pPr>
        <w:shd w:fill="ffffff" w:val="clear"/>
        <w:spacing w:after="240" w:before="240" w:lineRule="auto"/>
        <w:ind w:left="600" w:right="600" w:firstLine="0"/>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Be clear. Be real. Be you — with presence.</w:t>
        </w:r>
      </w:ins>
    </w:p>
    <w:p w:rsidR="00000000" w:rsidDel="00000000" w:rsidP="00000000" w:rsidRDefault="00000000" w:rsidRPr="00000000" w14:paraId="000000A6">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That’s what makes people </w:t>
        </w:r>
        <w:r w:rsidDel="00000000" w:rsidR="00000000" w:rsidRPr="00000000">
          <w:rPr>
            <w:b w:val="1"/>
            <w:bCs w:val="1"/>
            <w:rtl w:val="0"/>
            <w:rPrChange w:author="Magdalena Reith" w:id="3" w:date="2025-07-21T15:08:34Z">
              <w:rPr/>
            </w:rPrChange>
          </w:rPr>
          <w:t xml:space="preserve">believe in you</w:t>
        </w:r>
        <w:r w:rsidDel="00000000" w:rsidR="00000000" w:rsidRPr="00000000">
          <w:rPr>
            <w:rtl w:val="0"/>
            <w:rPrChange w:author="Magdalena Reith" w:id="3" w:date="2025-07-21T15:08:34Z">
              <w:rPr/>
            </w:rPrChange>
          </w:rPr>
          <w:t xml:space="preserve">, not just your product.</w:t>
        </w:r>
      </w:ins>
    </w:p>
    <w:p w:rsidR="00000000" w:rsidDel="00000000" w:rsidP="00000000" w:rsidRDefault="00000000" w:rsidRPr="00000000" w14:paraId="000000A7">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
        </w:r>
      </w:ins>
    </w:p>
    <w:p w:rsidR="00000000" w:rsidDel="00000000" w:rsidP="00000000" w:rsidRDefault="00000000" w:rsidRPr="00000000" w14:paraId="000000A8">
      <w:pPr>
        <w:pStyle w:val="Heading3"/>
        <w:keepNext w:val="0"/>
        <w:keepLines w:val="0"/>
        <w:shd w:fill="ffffff" w:val="clear"/>
        <w:spacing w:before="280" w:lineRule="auto"/>
        <w:rPr>
          <w:ins w:author="Magdalena Reith" w:id="2" w:date="2025-07-21T15:08:34Z"/>
          <w:b w:val="1"/>
          <w:bCs w:val="1"/>
          <w:color w:val="000000"/>
          <w:sz w:val="26"/>
          <w:szCs w:val="26"/>
          <w:rPrChange w:author="Magdalena Reith" w:id="3" w:date="2025-07-21T15:08:34Z">
            <w:rPr/>
          </w:rPrChange>
        </w:rPr>
      </w:pPr>
      <w:ins w:author="Magdalena Reith" w:id="2" w:date="2025-07-21T15:08:34Z">
        <w:bookmarkStart w:colFirst="0" w:colLast="0" w:name="_rnw8uf70uu0a" w:id="29"/>
        <w:bookmarkEnd w:id="29"/>
        <w:r w:rsidDel="00000000" w:rsidR="00000000" w:rsidRPr="00000000">
          <w:rPr>
            <w:b w:val="1"/>
            <w:bCs w:val="1"/>
            <w:color w:val="000000"/>
            <w:sz w:val="26"/>
            <w:szCs w:val="26"/>
            <w:rtl w:val="0"/>
            <w:rPrChange w:author="Magdalena Reith" w:id="3" w:date="2025-07-21T15:08:34Z">
              <w:rPr/>
            </w:rPrChange>
          </w:rPr>
          <w:t xml:space="preserve">🎯 Final Thought: Speaking Is a Skill — Not a Trait</w:t>
        </w:r>
      </w:ins>
    </w:p>
    <w:p w:rsidR="00000000" w:rsidDel="00000000" w:rsidP="00000000" w:rsidRDefault="00000000" w:rsidRPr="00000000" w14:paraId="000000A9">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Nobody is “just a bad speaker.” Just like nobody is a bad dancer (whoever says that probably has not spend much time trying to improve!)</w:t>
          <w:br w:type="textWrapping"/>
          <w:t xml:space="preserve">If your delivery is holding you back — </w:t>
        </w:r>
        <w:r w:rsidDel="00000000" w:rsidR="00000000" w:rsidRPr="00000000">
          <w:rPr>
            <w:b w:val="1"/>
            <w:bCs w:val="1"/>
            <w:rtl w:val="0"/>
            <w:rPrChange w:author="Magdalena Reith" w:id="3" w:date="2025-07-21T15:08:34Z">
              <w:rPr/>
            </w:rPrChange>
          </w:rPr>
          <w:t xml:space="preserve">fix it</w:t>
        </w:r>
        <w:r w:rsidDel="00000000" w:rsidR="00000000" w:rsidRPr="00000000">
          <w:rPr>
            <w:rtl w:val="0"/>
            <w:rPrChange w:author="Magdalena Reith" w:id="3" w:date="2025-07-21T15:08:34Z">
              <w:rPr/>
            </w:rPrChange>
          </w:rPr>
          <w:t xml:space="preserve">.</w:t>
        </w:r>
      </w:ins>
    </w:p>
    <w:p w:rsidR="00000000" w:rsidDel="00000000" w:rsidP="00000000" w:rsidRDefault="00000000" w:rsidRPr="00000000" w14:paraId="000000AA">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The way you speak is part of your personal brand.</w:t>
          <w:br w:type="textWrapping"/>
          <w:t xml:space="preserve">And in a pitch setting, it’s not about being flashy — it’s about being </w:t>
        </w:r>
        <w:r w:rsidDel="00000000" w:rsidR="00000000" w:rsidRPr="00000000">
          <w:rPr>
            <w:b w:val="1"/>
            <w:bCs w:val="1"/>
            <w:rtl w:val="0"/>
            <w:rPrChange w:author="Magdalena Reith" w:id="3" w:date="2025-07-21T15:08:34Z">
              <w:rPr/>
            </w:rPrChange>
          </w:rPr>
          <w:t xml:space="preserve">believable</w:t>
        </w:r>
        <w:r w:rsidDel="00000000" w:rsidR="00000000" w:rsidRPr="00000000">
          <w:rPr>
            <w:rtl w:val="0"/>
            <w:rPrChange w:author="Magdalena Reith" w:id="3" w:date="2025-07-21T15:08:34Z">
              <w:rPr/>
            </w:rPrChange>
          </w:rPr>
          <w:t xml:space="preserve">.</w:t>
        </w:r>
      </w:ins>
    </w:p>
    <w:p w:rsidR="00000000" w:rsidDel="00000000" w:rsidP="00000000" w:rsidRDefault="00000000" w:rsidRPr="00000000" w14:paraId="000000AB">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 Your voice = conviction</w:t>
          <w:br w:type="textWrapping"/>
          <w:t xml:space="preserve">✅ Your tone = leadership</w:t>
          <w:br w:type="textWrapping"/>
          <w:t xml:space="preserve">✅ Your presence = trust</w:t>
        </w:r>
      </w:ins>
    </w:p>
    <w:p w:rsidR="00000000" w:rsidDel="00000000" w:rsidP="00000000" w:rsidRDefault="00000000" w:rsidRPr="00000000" w14:paraId="000000AC">
      <w:pPr>
        <w:shd w:fill="ffffff" w:val="clear"/>
        <w:spacing w:after="240" w:before="240" w:lineRule="auto"/>
        <w:rPr>
          <w:ins w:author="Magdalena Reith" w:id="2" w:date="2025-07-21T15:08:34Z"/>
          <w:b w:val="1"/>
          <w:bCs w:val="1"/>
          <w:rPrChange w:author="Magdalena Reith" w:id="3" w:date="2025-07-21T15:08:34Z">
            <w:rPr/>
          </w:rPrChange>
        </w:rPr>
      </w:pPr>
      <w:ins w:author="Magdalena Reith" w:id="2" w:date="2025-07-21T15:08:34Z">
        <w:r w:rsidDel="00000000" w:rsidR="00000000" w:rsidRPr="00000000">
          <w:rPr>
            <w:b w:val="1"/>
            <w:bCs w:val="1"/>
            <w:rtl w:val="0"/>
            <w:rPrChange w:author="Magdalena Reith" w:id="3" w:date="2025-07-21T15:08:34Z">
              <w:rPr/>
            </w:rPrChange>
          </w:rPr>
          <w:t xml:space="preserve">Rehearse, warm up, and step in like the founder you want them to back.</w:t>
        </w:r>
      </w:ins>
    </w:p>
    <w:p w:rsidR="00000000" w:rsidDel="00000000" w:rsidP="00000000" w:rsidRDefault="00000000" w:rsidRPr="00000000" w14:paraId="000000AD">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
        </w:r>
      </w:ins>
    </w:p>
    <w:p w:rsidR="00000000" w:rsidDel="00000000" w:rsidP="00000000" w:rsidRDefault="00000000" w:rsidRPr="00000000" w14:paraId="000000AE">
      <w:pPr>
        <w:pStyle w:val="Heading2"/>
        <w:keepNext w:val="0"/>
        <w:keepLines w:val="0"/>
        <w:shd w:fill="ffffff" w:val="clear"/>
        <w:spacing w:after="80" w:lineRule="auto"/>
        <w:rPr>
          <w:ins w:author="Magdalena Reith" w:id="2" w:date="2025-07-21T15:08:34Z"/>
          <w:b w:val="1"/>
          <w:bCs w:val="1"/>
          <w:sz w:val="34"/>
          <w:szCs w:val="34"/>
          <w:rPrChange w:author="Magdalena Reith" w:id="3" w:date="2025-07-21T15:08:34Z">
            <w:rPr/>
          </w:rPrChange>
        </w:rPr>
      </w:pPr>
      <w:ins w:author="Magdalena Reith" w:id="2" w:date="2025-07-21T15:08:34Z">
        <w:bookmarkStart w:colFirst="0" w:colLast="0" w:name="_sxf1lbyfakf8" w:id="30"/>
        <w:bookmarkEnd w:id="30"/>
        <w:r w:rsidDel="00000000" w:rsidR="00000000" w:rsidRPr="00000000">
          <w:rPr>
            <w:b w:val="1"/>
            <w:bCs w:val="1"/>
            <w:sz w:val="34"/>
            <w:szCs w:val="34"/>
            <w:rtl w:val="0"/>
            <w:rPrChange w:author="Magdalena Reith" w:id="3" w:date="2025-07-21T15:08:34Z">
              <w:rPr/>
            </w:rPrChange>
          </w:rPr>
          <w:t xml:space="preserve">🤝 Win People Over: Why Warmth Beats Raw Genius (at First)</w:t>
        </w:r>
      </w:ins>
    </w:p>
    <w:p w:rsidR="00000000" w:rsidDel="00000000" w:rsidP="00000000" w:rsidRDefault="00000000" w:rsidRPr="00000000" w14:paraId="000000AF">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When you step into a pitch, you’re often wired to </w:t>
        </w:r>
        <w:r w:rsidDel="00000000" w:rsidR="00000000" w:rsidRPr="00000000">
          <w:rPr>
            <w:b w:val="1"/>
            <w:bCs w:val="1"/>
            <w:rtl w:val="0"/>
            <w:rPrChange w:author="Magdalena Reith" w:id="3" w:date="2025-07-21T15:08:34Z">
              <w:rPr/>
            </w:rPrChange>
          </w:rPr>
          <w:t xml:space="preserve">prove yourself</w:t>
        </w:r>
        <w:r w:rsidDel="00000000" w:rsidR="00000000" w:rsidRPr="00000000">
          <w:rPr>
            <w:rtl w:val="0"/>
            <w:rPrChange w:author="Magdalena Reith" w:id="3" w:date="2025-07-21T15:08:34Z">
              <w:rPr/>
            </w:rPrChange>
          </w:rPr>
          <w:t xml:space="preserve">.</w:t>
          <w:br w:type="textWrapping"/>
          <w:t xml:space="preserve">You want to show that you’re smart, prepared, driven, visionary.</w:t>
        </w:r>
      </w:ins>
    </w:p>
    <w:p w:rsidR="00000000" w:rsidDel="00000000" w:rsidP="00000000" w:rsidRDefault="00000000" w:rsidRPr="00000000" w14:paraId="000000B0">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But social psychology — especially research by </w:t>
        </w:r>
        <w:r w:rsidDel="00000000" w:rsidR="00000000" w:rsidRPr="00000000">
          <w:rPr>
            <w:b w:val="1"/>
            <w:bCs w:val="1"/>
            <w:rtl w:val="0"/>
            <w:rPrChange w:author="Magdalena Reith" w:id="3" w:date="2025-07-21T15:08:34Z">
              <w:rPr/>
            </w:rPrChange>
          </w:rPr>
          <w:t xml:space="preserve">Amy Cuddy</w:t>
        </w:r>
        <w:r w:rsidDel="00000000" w:rsidR="00000000" w:rsidRPr="00000000">
          <w:rPr>
            <w:rtl w:val="0"/>
            <w:rPrChange w:author="Magdalena Reith" w:id="3" w:date="2025-07-21T15:08:34Z">
              <w:rPr/>
            </w:rPrChange>
          </w:rPr>
          <w:t xml:space="preserve">, </w:t>
        </w:r>
        <w:r w:rsidDel="00000000" w:rsidR="00000000" w:rsidRPr="00000000">
          <w:rPr>
            <w:b w:val="1"/>
            <w:bCs w:val="1"/>
            <w:rtl w:val="0"/>
            <w:rPrChange w:author="Magdalena Reith" w:id="3" w:date="2025-07-21T15:08:34Z">
              <w:rPr/>
            </w:rPrChange>
          </w:rPr>
          <w:t xml:space="preserve">Susan Fiske</w:t>
        </w:r>
        <w:r w:rsidDel="00000000" w:rsidR="00000000" w:rsidRPr="00000000">
          <w:rPr>
            <w:rtl w:val="0"/>
            <w:rPrChange w:author="Magdalena Reith" w:id="3" w:date="2025-07-21T15:08:34Z">
              <w:rPr/>
            </w:rPrChange>
          </w:rPr>
          <w:t xml:space="preserve">, and others at Harvard and Princeton — shows something surprising:</w:t>
        </w:r>
      </w:ins>
    </w:p>
    <w:p w:rsidR="00000000" w:rsidDel="00000000" w:rsidP="00000000" w:rsidRDefault="00000000" w:rsidRPr="00000000" w14:paraId="000000B1">
      <w:pPr>
        <w:shd w:fill="ffffff" w:val="clear"/>
        <w:spacing w:after="240" w:before="240" w:lineRule="auto"/>
        <w:ind w:left="600" w:right="600" w:firstLine="0"/>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People don’t trust competence until they trust </w:t>
        </w:r>
        <w:r w:rsidDel="00000000" w:rsidR="00000000" w:rsidRPr="00000000">
          <w:rPr>
            <w:i w:val="1"/>
            <w:iCs w:val="1"/>
            <w:rtl w:val="0"/>
            <w:rPrChange w:author="Magdalena Reith" w:id="3" w:date="2025-07-21T15:08:34Z">
              <w:rPr/>
            </w:rPrChange>
          </w:rPr>
          <w:t xml:space="preserve">character</w:t>
        </w:r>
        <w:r w:rsidDel="00000000" w:rsidR="00000000" w:rsidRPr="00000000">
          <w:rPr>
            <w:rtl w:val="0"/>
            <w:rPrChange w:author="Magdalena Reith" w:id="3" w:date="2025-07-21T15:08:34Z">
              <w:rPr/>
            </w:rPrChange>
          </w:rPr>
          <w:t xml:space="preserve">.</w:t>
        </w:r>
      </w:ins>
    </w:p>
    <w:p w:rsidR="00000000" w:rsidDel="00000000" w:rsidP="00000000" w:rsidRDefault="00000000" w:rsidRPr="00000000" w14:paraId="000000B2">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In their studies on first impressions, people subconsciously rank others on </w:t>
        </w:r>
        <w:r w:rsidDel="00000000" w:rsidR="00000000" w:rsidRPr="00000000">
          <w:rPr>
            <w:b w:val="1"/>
            <w:bCs w:val="1"/>
            <w:rtl w:val="0"/>
            <w:rPrChange w:author="Magdalena Reith" w:id="3" w:date="2025-07-21T15:08:34Z">
              <w:rPr/>
            </w:rPrChange>
          </w:rPr>
          <w:t xml:space="preserve">two dimensions</w:t>
        </w:r>
        <w:r w:rsidDel="00000000" w:rsidR="00000000" w:rsidRPr="00000000">
          <w:rPr>
            <w:rtl w:val="0"/>
            <w:rPrChange w:author="Magdalena Reith" w:id="3" w:date="2025-07-21T15:08:34Z">
              <w:rPr/>
            </w:rPrChange>
          </w:rPr>
          <w:t xml:space="preserve">:</w:t>
        </w:r>
      </w:ins>
    </w:p>
    <w:p w:rsidR="00000000" w:rsidDel="00000000" w:rsidP="00000000" w:rsidRDefault="00000000" w:rsidRPr="00000000" w14:paraId="000000B3">
      <w:pPr>
        <w:pStyle w:val="Heading3"/>
        <w:keepNext w:val="0"/>
        <w:keepLines w:val="0"/>
        <w:shd w:fill="ffffff" w:val="clear"/>
        <w:spacing w:before="280" w:lineRule="auto"/>
        <w:rPr>
          <w:ins w:author="Magdalena Reith" w:id="2" w:date="2025-07-21T15:08:34Z"/>
          <w:b w:val="1"/>
          <w:bCs w:val="1"/>
          <w:i w:val="1"/>
          <w:iCs w:val="1"/>
          <w:color w:val="000000"/>
          <w:sz w:val="26"/>
          <w:szCs w:val="26"/>
          <w:rPrChange w:author="Magdalena Reith" w:id="3" w:date="2025-07-21T15:08:34Z">
            <w:rPr/>
          </w:rPrChange>
        </w:rPr>
      </w:pPr>
      <w:ins w:author="Magdalena Reith" w:id="2" w:date="2025-07-21T15:08:34Z">
        <w:bookmarkStart w:colFirst="0" w:colLast="0" w:name="_1r6p5s2b9cxi" w:id="31"/>
        <w:bookmarkEnd w:id="31"/>
        <w:r w:rsidDel="00000000" w:rsidR="00000000" w:rsidRPr="00000000">
          <w:rPr>
            <w:b w:val="1"/>
            <w:bCs w:val="1"/>
            <w:color w:val="000000"/>
            <w:sz w:val="26"/>
            <w:szCs w:val="26"/>
            <w:rtl w:val="0"/>
            <w:rPrChange w:author="Magdalena Reith" w:id="3" w:date="2025-07-21T15:08:34Z">
              <w:rPr/>
            </w:rPrChange>
          </w:rPr>
          <w:t xml:space="preserve">1. Warmth — </w:t>
        </w:r>
        <w:r w:rsidDel="00000000" w:rsidR="00000000" w:rsidRPr="00000000">
          <w:rPr>
            <w:b w:val="1"/>
            <w:bCs w:val="1"/>
            <w:i w:val="1"/>
            <w:iCs w:val="1"/>
            <w:color w:val="000000"/>
            <w:sz w:val="26"/>
            <w:szCs w:val="26"/>
            <w:rtl w:val="0"/>
            <w:rPrChange w:author="Magdalena Reith" w:id="3" w:date="2025-07-21T15:08:34Z">
              <w:rPr/>
            </w:rPrChange>
          </w:rPr>
          <w:t xml:space="preserve">Are you relatable, trustworthy, emotionally safe?</w:t>
        </w:r>
      </w:ins>
    </w:p>
    <w:p w:rsidR="00000000" w:rsidDel="00000000" w:rsidP="00000000" w:rsidRDefault="00000000" w:rsidRPr="00000000" w14:paraId="000000B4">
      <w:pPr>
        <w:pStyle w:val="Heading3"/>
        <w:keepNext w:val="0"/>
        <w:keepLines w:val="0"/>
        <w:shd w:fill="ffffff" w:val="clear"/>
        <w:spacing w:before="280" w:lineRule="auto"/>
        <w:rPr>
          <w:ins w:author="Magdalena Reith" w:id="2" w:date="2025-07-21T15:08:34Z"/>
          <w:b w:val="1"/>
          <w:bCs w:val="1"/>
          <w:i w:val="1"/>
          <w:iCs w:val="1"/>
          <w:color w:val="000000"/>
          <w:sz w:val="26"/>
          <w:szCs w:val="26"/>
          <w:rPrChange w:author="Magdalena Reith" w:id="3" w:date="2025-07-21T15:08:34Z">
            <w:rPr/>
          </w:rPrChange>
        </w:rPr>
      </w:pPr>
      <w:ins w:author="Magdalena Reith" w:id="2" w:date="2025-07-21T15:08:34Z">
        <w:bookmarkStart w:colFirst="0" w:colLast="0" w:name="_wzja3hju5cd" w:id="32"/>
        <w:bookmarkEnd w:id="32"/>
        <w:r w:rsidDel="00000000" w:rsidR="00000000" w:rsidRPr="00000000">
          <w:rPr>
            <w:b w:val="1"/>
            <w:bCs w:val="1"/>
            <w:color w:val="000000"/>
            <w:sz w:val="26"/>
            <w:szCs w:val="26"/>
            <w:rtl w:val="0"/>
            <w:rPrChange w:author="Magdalena Reith" w:id="3" w:date="2025-07-21T15:08:34Z">
              <w:rPr/>
            </w:rPrChange>
          </w:rPr>
          <w:t xml:space="preserve">2. Competence — </w:t>
        </w:r>
        <w:r w:rsidDel="00000000" w:rsidR="00000000" w:rsidRPr="00000000">
          <w:rPr>
            <w:b w:val="1"/>
            <w:bCs w:val="1"/>
            <w:i w:val="1"/>
            <w:iCs w:val="1"/>
            <w:color w:val="000000"/>
            <w:sz w:val="26"/>
            <w:szCs w:val="26"/>
            <w:rtl w:val="0"/>
            <w:rPrChange w:author="Magdalena Reith" w:id="3" w:date="2025-07-21T15:08:34Z">
              <w:rPr/>
            </w:rPrChange>
          </w:rPr>
          <w:t xml:space="preserve">Are you capable, sharp, and able to deliver?</w:t>
        </w:r>
      </w:ins>
    </w:p>
    <w:p w:rsidR="00000000" w:rsidDel="00000000" w:rsidP="00000000" w:rsidRDefault="00000000" w:rsidRPr="00000000" w14:paraId="000000B5">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And here’s the insight:</w:t>
        </w:r>
      </w:ins>
    </w:p>
    <w:p w:rsidR="00000000" w:rsidDel="00000000" w:rsidP="00000000" w:rsidRDefault="00000000" w:rsidRPr="00000000" w14:paraId="000000B6">
      <w:pPr>
        <w:shd w:fill="ffffff" w:val="clear"/>
        <w:spacing w:after="240" w:before="240" w:lineRule="auto"/>
        <w:ind w:left="600" w:right="600" w:firstLine="0"/>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If you show competence </w:t>
        </w:r>
        <w:r w:rsidDel="00000000" w:rsidR="00000000" w:rsidRPr="00000000">
          <w:rPr>
            <w:b w:val="1"/>
            <w:bCs w:val="1"/>
            <w:rtl w:val="0"/>
            <w:rPrChange w:author="Magdalena Reith" w:id="3" w:date="2025-07-21T15:08:34Z">
              <w:rPr/>
            </w:rPrChange>
          </w:rPr>
          <w:t xml:space="preserve">without</w:t>
        </w:r>
        <w:r w:rsidDel="00000000" w:rsidR="00000000" w:rsidRPr="00000000">
          <w:rPr>
            <w:rtl w:val="0"/>
            <w:rPrChange w:author="Magdalena Reith" w:id="3" w:date="2025-07-21T15:08:34Z">
              <w:rPr/>
            </w:rPrChange>
          </w:rPr>
          <w:t xml:space="preserve"> warmth, people feel cautious, even suspicious.</w:t>
          <w:br w:type="textWrapping"/>
          <w:t xml:space="preserve">But if you show warmth </w:t>
        </w:r>
        <w:r w:rsidDel="00000000" w:rsidR="00000000" w:rsidRPr="00000000">
          <w:rPr>
            <w:b w:val="1"/>
            <w:bCs w:val="1"/>
            <w:rtl w:val="0"/>
            <w:rPrChange w:author="Magdalena Reith" w:id="3" w:date="2025-07-21T15:08:34Z">
              <w:rPr/>
            </w:rPrChange>
          </w:rPr>
          <w:t xml:space="preserve">first</w:t>
        </w:r>
        <w:r w:rsidDel="00000000" w:rsidR="00000000" w:rsidRPr="00000000">
          <w:rPr>
            <w:rtl w:val="0"/>
            <w:rPrChange w:author="Magdalena Reith" w:id="3" w:date="2025-07-21T15:08:34Z">
              <w:rPr/>
            </w:rPrChange>
          </w:rPr>
          <w:t xml:space="preserve">, they open up — and only then can they </w:t>
        </w:r>
        <w:r w:rsidDel="00000000" w:rsidR="00000000" w:rsidRPr="00000000">
          <w:rPr>
            <w:i w:val="1"/>
            <w:iCs w:val="1"/>
            <w:rtl w:val="0"/>
            <w:rPrChange w:author="Magdalena Reith" w:id="3" w:date="2025-07-21T15:08:34Z">
              <w:rPr/>
            </w:rPrChange>
          </w:rPr>
          <w:t xml:space="preserve">see</w:t>
        </w:r>
        <w:r w:rsidDel="00000000" w:rsidR="00000000" w:rsidRPr="00000000">
          <w:rPr>
            <w:rtl w:val="0"/>
            <w:rPrChange w:author="Magdalena Reith" w:id="3" w:date="2025-07-21T15:08:34Z">
              <w:rPr/>
            </w:rPrChange>
          </w:rPr>
          <w:t xml:space="preserve"> your competence clearly.</w:t>
        </w:r>
      </w:ins>
    </w:p>
    <w:p w:rsidR="00000000" w:rsidDel="00000000" w:rsidP="00000000" w:rsidRDefault="00000000" w:rsidRPr="00000000" w14:paraId="000000B7">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pict>
            <v:rect style="width:0.0pt;height:1.5pt" o:hr="t" o:hrstd="t" o:hralign="center" fillcolor="#A0A0A0" stroked="f"/>
          </w:pict>
        </w:r>
        <w:r w:rsidDel="00000000" w:rsidR="00000000" w:rsidRPr="00000000">
          <w:rPr>
            <w:rtl w:val="0"/>
          </w:rPr>
        </w:r>
      </w:ins>
    </w:p>
    <w:p w:rsidR="00000000" w:rsidDel="00000000" w:rsidP="00000000" w:rsidRDefault="00000000" w:rsidRPr="00000000" w14:paraId="000000B8">
      <w:pPr>
        <w:pStyle w:val="Heading2"/>
        <w:keepNext w:val="0"/>
        <w:keepLines w:val="0"/>
        <w:shd w:fill="ffffff" w:val="clear"/>
        <w:spacing w:after="80" w:lineRule="auto"/>
        <w:rPr>
          <w:ins w:author="Magdalena Reith" w:id="2" w:date="2025-07-21T15:08:34Z"/>
          <w:b w:val="1"/>
          <w:bCs w:val="1"/>
          <w:sz w:val="34"/>
          <w:szCs w:val="34"/>
          <w:rPrChange w:author="Magdalena Reith" w:id="3" w:date="2025-07-21T15:08:34Z">
            <w:rPr/>
          </w:rPrChange>
        </w:rPr>
      </w:pPr>
      <w:ins w:author="Magdalena Reith" w:id="2" w:date="2025-07-21T15:08:34Z">
        <w:bookmarkStart w:colFirst="0" w:colLast="0" w:name="_sfxrnh41iriq" w:id="33"/>
        <w:bookmarkEnd w:id="33"/>
        <w:r w:rsidDel="00000000" w:rsidR="00000000" w:rsidRPr="00000000">
          <w:rPr>
            <w:b w:val="1"/>
            <w:bCs w:val="1"/>
            <w:sz w:val="34"/>
            <w:szCs w:val="34"/>
            <w:rtl w:val="0"/>
            <w:rPrChange w:author="Magdalena Reith" w:id="3" w:date="2025-07-21T15:08:34Z">
              <w:rPr/>
            </w:rPrChange>
          </w:rPr>
          <w:t xml:space="preserve">😬 The Risk of Leading with Competence Alone</w:t>
        </w:r>
      </w:ins>
    </w:p>
    <w:p w:rsidR="00000000" w:rsidDel="00000000" w:rsidP="00000000" w:rsidRDefault="00000000" w:rsidRPr="00000000" w14:paraId="000000B9">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If you come in hard with slides, logic, and facts…</w:t>
          <w:br w:type="textWrapping"/>
          <w:t xml:space="preserve">but you’re stiff, defensive, overly polished, or emotionally flat…</w:t>
          <w:br w:type="textWrapping"/>
          <w:t xml:space="preserve">you can come off as:</w:t>
        </w:r>
      </w:ins>
    </w:p>
    <w:p w:rsidR="00000000" w:rsidDel="00000000" w:rsidP="00000000" w:rsidRDefault="00000000" w:rsidRPr="00000000" w14:paraId="000000BA">
      <w:pPr>
        <w:numPr>
          <w:ilvl w:val="0"/>
          <w:numId w:val="14"/>
        </w:numPr>
        <w:shd w:fill="ffffff" w:val="clear"/>
        <w:spacing w:after="0" w:afterAutospacing="0" w:before="240" w:lineRule="auto"/>
        <w:ind w:left="720" w:hanging="360"/>
        <w:rPr>
          <w:ins w:author="Magdalena Reith" w:id="2" w:date="2025-07-21T15:08:34Z"/>
        </w:rPr>
      </w:pPr>
      <w:ins w:author="Magdalena Reith" w:id="2" w:date="2025-07-21T15:08:34Z">
        <w:r w:rsidDel="00000000" w:rsidR="00000000" w:rsidRPr="00000000">
          <w:rPr>
            <w:rtl w:val="0"/>
            <w:rPrChange w:author="Magdalena Reith" w:id="3" w:date="2025-07-21T15:08:34Z">
              <w:rPr/>
            </w:rPrChange>
          </w:rPr>
          <w:t xml:space="preserve">Arrogant</w:t>
        </w:r>
      </w:ins>
    </w:p>
    <w:p w:rsidR="00000000" w:rsidDel="00000000" w:rsidP="00000000" w:rsidRDefault="00000000" w:rsidRPr="00000000" w14:paraId="000000BB">
      <w:pPr>
        <w:numPr>
          <w:ilvl w:val="0"/>
          <w:numId w:val="14"/>
        </w:numPr>
        <w:shd w:fill="ffffff" w:val="clear"/>
        <w:spacing w:after="0" w:afterAutospacing="0" w:before="0" w:beforeAutospacing="0" w:lineRule="auto"/>
        <w:ind w:left="720" w:hanging="360"/>
        <w:rPr>
          <w:ins w:author="Magdalena Reith" w:id="2" w:date="2025-07-21T15:08:34Z"/>
        </w:rPr>
      </w:pPr>
      <w:ins w:author="Magdalena Reith" w:id="2" w:date="2025-07-21T15:08:34Z">
        <w:r w:rsidDel="00000000" w:rsidR="00000000" w:rsidRPr="00000000">
          <w:rPr>
            <w:rtl w:val="0"/>
            <w:rPrChange w:author="Magdalena Reith" w:id="3" w:date="2025-07-21T15:08:34Z">
              <w:rPr/>
            </w:rPrChange>
          </w:rPr>
          <w:t xml:space="preserve">Intimidating</w:t>
        </w:r>
      </w:ins>
    </w:p>
    <w:p w:rsidR="00000000" w:rsidDel="00000000" w:rsidP="00000000" w:rsidRDefault="00000000" w:rsidRPr="00000000" w14:paraId="000000BC">
      <w:pPr>
        <w:numPr>
          <w:ilvl w:val="0"/>
          <w:numId w:val="14"/>
        </w:numPr>
        <w:shd w:fill="ffffff" w:val="clear"/>
        <w:spacing w:after="0" w:afterAutospacing="0" w:before="0" w:beforeAutospacing="0" w:lineRule="auto"/>
        <w:ind w:left="720" w:hanging="360"/>
        <w:rPr>
          <w:ins w:author="Magdalena Reith" w:id="2" w:date="2025-07-21T15:08:34Z"/>
        </w:rPr>
      </w:pPr>
      <w:ins w:author="Magdalena Reith" w:id="2" w:date="2025-07-21T15:08:34Z">
        <w:r w:rsidDel="00000000" w:rsidR="00000000" w:rsidRPr="00000000">
          <w:rPr>
            <w:rtl w:val="0"/>
            <w:rPrChange w:author="Magdalena Reith" w:id="3" w:date="2025-07-21T15:08:34Z">
              <w:rPr/>
            </w:rPrChange>
          </w:rPr>
          <w:t xml:space="preserve">Detached</w:t>
        </w:r>
      </w:ins>
    </w:p>
    <w:p w:rsidR="00000000" w:rsidDel="00000000" w:rsidP="00000000" w:rsidRDefault="00000000" w:rsidRPr="00000000" w14:paraId="000000BD">
      <w:pPr>
        <w:numPr>
          <w:ilvl w:val="0"/>
          <w:numId w:val="14"/>
        </w:numPr>
        <w:shd w:fill="ffffff" w:val="clear"/>
        <w:spacing w:after="240" w:before="0" w:beforeAutospacing="0" w:lineRule="auto"/>
        <w:ind w:left="720" w:hanging="360"/>
        <w:rPr>
          <w:ins w:author="Magdalena Reith" w:id="2" w:date="2025-07-21T15:08:34Z"/>
        </w:rPr>
      </w:pPr>
      <w:ins w:author="Magdalena Reith" w:id="2" w:date="2025-07-21T15:08:34Z">
        <w:r w:rsidDel="00000000" w:rsidR="00000000" w:rsidRPr="00000000">
          <w:rPr>
            <w:rtl w:val="0"/>
            <w:rPrChange w:author="Magdalena Reith" w:id="3" w:date="2025-07-21T15:08:34Z">
              <w:rPr/>
            </w:rPrChange>
          </w:rPr>
          <w:t xml:space="preserve">"All pitch, no person"</w:t>
        </w:r>
      </w:ins>
    </w:p>
    <w:p w:rsidR="00000000" w:rsidDel="00000000" w:rsidP="00000000" w:rsidRDefault="00000000" w:rsidRPr="00000000" w14:paraId="000000BE">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And the investor’s subconscious reaction might be:</w:t>
        </w:r>
      </w:ins>
    </w:p>
    <w:p w:rsidR="00000000" w:rsidDel="00000000" w:rsidP="00000000" w:rsidRDefault="00000000" w:rsidRPr="00000000" w14:paraId="000000BF">
      <w:pPr>
        <w:shd w:fill="ffffff" w:val="clear"/>
        <w:spacing w:after="240" w:before="240" w:lineRule="auto"/>
        <w:ind w:left="600" w:right="600" w:firstLine="0"/>
        <w:rPr>
          <w:ins w:author="Magdalena Reith" w:id="2" w:date="2025-07-21T15:08:34Z"/>
          <w:i w:val="1"/>
          <w:iCs w:val="1"/>
          <w:rPrChange w:author="Magdalena Reith" w:id="3" w:date="2025-07-21T15:08:34Z">
            <w:rPr/>
          </w:rPrChange>
        </w:rPr>
      </w:pPr>
      <w:ins w:author="Magdalena Reith" w:id="2" w:date="2025-07-21T15:08:34Z">
        <w:r w:rsidDel="00000000" w:rsidR="00000000" w:rsidRPr="00000000">
          <w:rPr>
            <w:i w:val="1"/>
            <w:iCs w:val="1"/>
            <w:rtl w:val="0"/>
            <w:rPrChange w:author="Magdalena Reith" w:id="3" w:date="2025-07-21T15:08:34Z">
              <w:rPr/>
            </w:rPrChange>
          </w:rPr>
          <w:t xml:space="preserve">“Impressive, but I’m not sure I want to work with them.”</w:t>
        </w:r>
      </w:ins>
    </w:p>
    <w:p w:rsidR="00000000" w:rsidDel="00000000" w:rsidP="00000000" w:rsidRDefault="00000000" w:rsidRPr="00000000" w14:paraId="000000C0">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Which — in a high-risk investment like a startup — is a dealbreaker.</w:t>
        </w:r>
      </w:ins>
    </w:p>
    <w:p w:rsidR="00000000" w:rsidDel="00000000" w:rsidP="00000000" w:rsidRDefault="00000000" w:rsidRPr="00000000" w14:paraId="000000C1">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Because early-stage investing isn’t just about ideas or models.</w:t>
          <w:br w:type="textWrapping"/>
          <w:t xml:space="preserve">It’s about </w:t>
        </w:r>
        <w:r w:rsidDel="00000000" w:rsidR="00000000" w:rsidRPr="00000000">
          <w:rPr>
            <w:b w:val="1"/>
            <w:bCs w:val="1"/>
            <w:rtl w:val="0"/>
            <w:rPrChange w:author="Magdalena Reith" w:id="3" w:date="2025-07-21T15:08:34Z">
              <w:rPr/>
            </w:rPrChange>
          </w:rPr>
          <w:t xml:space="preserve">founders</w:t>
        </w:r>
        <w:r w:rsidDel="00000000" w:rsidR="00000000" w:rsidRPr="00000000">
          <w:rPr>
            <w:rtl w:val="0"/>
            <w:rPrChange w:author="Magdalena Reith" w:id="3" w:date="2025-07-21T15:08:34Z">
              <w:rPr/>
            </w:rPrChange>
          </w:rPr>
          <w:t xml:space="preserve">. Energy. Grit. Emotional intelligence. Trust.</w:t>
        </w:r>
      </w:ins>
    </w:p>
    <w:p w:rsidR="00000000" w:rsidDel="00000000" w:rsidP="00000000" w:rsidRDefault="00000000" w:rsidRPr="00000000" w14:paraId="000000C2">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pict>
            <v:rect style="width:0.0pt;height:1.5pt" o:hr="t" o:hrstd="t" o:hralign="center" fillcolor="#A0A0A0" stroked="f"/>
          </w:pict>
        </w:r>
        <w:r w:rsidDel="00000000" w:rsidR="00000000" w:rsidRPr="00000000">
          <w:rPr>
            <w:rtl w:val="0"/>
          </w:rPr>
        </w:r>
      </w:ins>
    </w:p>
    <w:p w:rsidR="00000000" w:rsidDel="00000000" w:rsidP="00000000" w:rsidRDefault="00000000" w:rsidRPr="00000000" w14:paraId="000000C3">
      <w:pPr>
        <w:pStyle w:val="Heading2"/>
        <w:keepNext w:val="0"/>
        <w:keepLines w:val="0"/>
        <w:shd w:fill="ffffff" w:val="clear"/>
        <w:spacing w:after="80" w:lineRule="auto"/>
        <w:rPr>
          <w:ins w:author="Magdalena Reith" w:id="2" w:date="2025-07-21T15:08:34Z"/>
          <w:b w:val="1"/>
          <w:bCs w:val="1"/>
          <w:sz w:val="34"/>
          <w:szCs w:val="34"/>
          <w:rPrChange w:author="Magdalena Reith" w:id="3" w:date="2025-07-21T15:08:34Z">
            <w:rPr/>
          </w:rPrChange>
        </w:rPr>
      </w:pPr>
      <w:ins w:author="Magdalena Reith" w:id="2" w:date="2025-07-21T15:08:34Z">
        <w:bookmarkStart w:colFirst="0" w:colLast="0" w:name="_veotsbft4fq4" w:id="34"/>
        <w:bookmarkEnd w:id="34"/>
        <w:r w:rsidDel="00000000" w:rsidR="00000000" w:rsidRPr="00000000">
          <w:rPr>
            <w:b w:val="1"/>
            <w:bCs w:val="1"/>
            <w:sz w:val="34"/>
            <w:szCs w:val="34"/>
            <w:rtl w:val="0"/>
            <w:rPrChange w:author="Magdalena Reith" w:id="3" w:date="2025-07-21T15:08:34Z">
              <w:rPr/>
            </w:rPrChange>
          </w:rPr>
          <w:t xml:space="preserve">🧠 How to Lead with Warmth — Without Losing Authority</w:t>
        </w:r>
      </w:ins>
    </w:p>
    <w:p w:rsidR="00000000" w:rsidDel="00000000" w:rsidP="00000000" w:rsidRDefault="00000000" w:rsidRPr="00000000" w14:paraId="000000C4">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You don’t have to overshare or fake charm.</w:t>
          <w:br w:type="textWrapping"/>
          <w:t xml:space="preserve">Warmth comes through in subtle, authentic ways:</w:t>
        </w:r>
      </w:ins>
    </w:p>
    <w:p w:rsidR="00000000" w:rsidDel="00000000" w:rsidP="00000000" w:rsidRDefault="00000000" w:rsidRPr="00000000" w14:paraId="000000C5">
      <w:pPr>
        <w:numPr>
          <w:ilvl w:val="0"/>
          <w:numId w:val="12"/>
        </w:numPr>
        <w:shd w:fill="ffffff" w:val="clear"/>
        <w:spacing w:after="0" w:afterAutospacing="0" w:before="240" w:lineRule="auto"/>
        <w:ind w:left="720" w:hanging="360"/>
        <w:rPr>
          <w:ins w:author="Magdalena Reith" w:id="2" w:date="2025-07-21T15:08:34Z"/>
        </w:rPr>
      </w:pPr>
      <w:ins w:author="Magdalena Reith" w:id="2" w:date="2025-07-21T15:08:34Z">
        <w:r w:rsidDel="00000000" w:rsidR="00000000" w:rsidRPr="00000000">
          <w:rPr>
            <w:b w:val="1"/>
            <w:bCs w:val="1"/>
            <w:rtl w:val="0"/>
            <w:rPrChange w:author="Magdalena Reith" w:id="3" w:date="2025-07-21T15:08:34Z">
              <w:rPr/>
            </w:rPrChange>
          </w:rPr>
          <w:t xml:space="preserve">Make eye contact</w:t>
        </w:r>
        <w:r w:rsidDel="00000000" w:rsidR="00000000" w:rsidRPr="00000000">
          <w:rPr>
            <w:rtl w:val="0"/>
            <w:rPrChange w:author="Magdalena Reith" w:id="3" w:date="2025-07-21T15:08:34Z">
              <w:rPr/>
            </w:rPrChange>
          </w:rPr>
          <w:t xml:space="preserve"> when you speak — not just with the slides</w:t>
        </w:r>
      </w:ins>
    </w:p>
    <w:p w:rsidR="00000000" w:rsidDel="00000000" w:rsidP="00000000" w:rsidRDefault="00000000" w:rsidRPr="00000000" w14:paraId="000000C6">
      <w:pPr>
        <w:numPr>
          <w:ilvl w:val="0"/>
          <w:numId w:val="12"/>
        </w:numPr>
        <w:shd w:fill="ffffff" w:val="clear"/>
        <w:spacing w:after="0" w:afterAutospacing="0" w:before="0" w:beforeAutospacing="0" w:lineRule="auto"/>
        <w:ind w:left="720" w:hanging="360"/>
        <w:rPr>
          <w:ins w:author="Magdalena Reith" w:id="2" w:date="2025-07-21T15:08:34Z"/>
        </w:rPr>
      </w:pPr>
      <w:ins w:author="Magdalena Reith" w:id="2" w:date="2025-07-21T15:08:34Z">
        <w:r w:rsidDel="00000000" w:rsidR="00000000" w:rsidRPr="00000000">
          <w:rPr>
            <w:b w:val="1"/>
            <w:bCs w:val="1"/>
            <w:rtl w:val="0"/>
            <w:rPrChange w:author="Magdalena Reith" w:id="3" w:date="2025-07-21T15:08:34Z">
              <w:rPr/>
            </w:rPrChange>
          </w:rPr>
          <w:t xml:space="preserve">Smile naturally</w:t>
        </w:r>
        <w:r w:rsidDel="00000000" w:rsidR="00000000" w:rsidRPr="00000000">
          <w:rPr>
            <w:rtl w:val="0"/>
            <w:rPrChange w:author="Magdalena Reith" w:id="3" w:date="2025-07-21T15:08:34Z">
              <w:rPr/>
            </w:rPrChange>
          </w:rPr>
          <w:t xml:space="preserve"> — even briefly</w:t>
        </w:r>
      </w:ins>
    </w:p>
    <w:p w:rsidR="00000000" w:rsidDel="00000000" w:rsidP="00000000" w:rsidRDefault="00000000" w:rsidRPr="00000000" w14:paraId="000000C7">
      <w:pPr>
        <w:numPr>
          <w:ilvl w:val="0"/>
          <w:numId w:val="12"/>
        </w:numPr>
        <w:shd w:fill="ffffff" w:val="clear"/>
        <w:spacing w:after="0" w:afterAutospacing="0" w:before="0" w:beforeAutospacing="0" w:lineRule="auto"/>
        <w:ind w:left="720" w:hanging="360"/>
        <w:rPr>
          <w:ins w:author="Magdalena Reith" w:id="2" w:date="2025-07-21T15:08:34Z"/>
        </w:rPr>
      </w:pPr>
      <w:ins w:author="Magdalena Reith" w:id="2" w:date="2025-07-21T15:08:34Z">
        <w:r w:rsidDel="00000000" w:rsidR="00000000" w:rsidRPr="00000000">
          <w:rPr>
            <w:b w:val="1"/>
            <w:bCs w:val="1"/>
            <w:rtl w:val="0"/>
            <w:rPrChange w:author="Magdalena Reith" w:id="3" w:date="2025-07-21T15:08:34Z">
              <w:rPr/>
            </w:rPrChange>
          </w:rPr>
          <w:t xml:space="preserve">Use people’s names</w:t>
        </w:r>
        <w:r w:rsidDel="00000000" w:rsidR="00000000" w:rsidRPr="00000000">
          <w:rPr>
            <w:rtl w:val="0"/>
            <w:rPrChange w:author="Magdalena Reith" w:id="3" w:date="2025-07-21T15:08:34Z">
              <w:rPr/>
            </w:rPrChange>
          </w:rPr>
          <w:t xml:space="preserve"> if you’re in a meeting or panel</w:t>
        </w:r>
      </w:ins>
    </w:p>
    <w:p w:rsidR="00000000" w:rsidDel="00000000" w:rsidP="00000000" w:rsidRDefault="00000000" w:rsidRPr="00000000" w14:paraId="000000C8">
      <w:pPr>
        <w:numPr>
          <w:ilvl w:val="0"/>
          <w:numId w:val="12"/>
        </w:numPr>
        <w:shd w:fill="ffffff" w:val="clear"/>
        <w:spacing w:after="0" w:afterAutospacing="0" w:before="0" w:beforeAutospacing="0" w:lineRule="auto"/>
        <w:ind w:left="720" w:hanging="360"/>
        <w:rPr>
          <w:ins w:author="Magdalena Reith" w:id="2" w:date="2025-07-21T15:08:34Z"/>
        </w:rPr>
      </w:pPr>
      <w:ins w:author="Magdalena Reith" w:id="2" w:date="2025-07-21T15:08:34Z">
        <w:r w:rsidDel="00000000" w:rsidR="00000000" w:rsidRPr="00000000">
          <w:rPr>
            <w:b w:val="1"/>
            <w:bCs w:val="1"/>
            <w:rtl w:val="0"/>
            <w:rPrChange w:author="Magdalena Reith" w:id="3" w:date="2025-07-21T15:08:34Z">
              <w:rPr/>
            </w:rPrChange>
          </w:rPr>
          <w:t xml:space="preserve">Acknowledge questions with curiosity</w:t>
        </w:r>
        <w:r w:rsidDel="00000000" w:rsidR="00000000" w:rsidRPr="00000000">
          <w:rPr>
            <w:rtl w:val="0"/>
            <w:rPrChange w:author="Magdalena Reith" w:id="3" w:date="2025-07-21T15:08:34Z">
              <w:rPr/>
            </w:rPrChange>
          </w:rPr>
          <w:t xml:space="preserve">, not defensiveness</w:t>
        </w:r>
      </w:ins>
    </w:p>
    <w:p w:rsidR="00000000" w:rsidDel="00000000" w:rsidP="00000000" w:rsidRDefault="00000000" w:rsidRPr="00000000" w14:paraId="000000C9">
      <w:pPr>
        <w:numPr>
          <w:ilvl w:val="0"/>
          <w:numId w:val="12"/>
        </w:numPr>
        <w:shd w:fill="ffffff" w:val="clear"/>
        <w:spacing w:after="240" w:before="0" w:beforeAutospacing="0" w:lineRule="auto"/>
        <w:ind w:left="720" w:hanging="360"/>
        <w:rPr>
          <w:ins w:author="Magdalena Reith" w:id="2" w:date="2025-07-21T15:08:34Z"/>
        </w:rPr>
      </w:pPr>
      <w:ins w:author="Magdalena Reith" w:id="2" w:date="2025-07-21T15:08:34Z">
        <w:r w:rsidDel="00000000" w:rsidR="00000000" w:rsidRPr="00000000">
          <w:rPr>
            <w:rtl w:val="0"/>
            <w:rPrChange w:author="Magdalena Reith" w:id="3" w:date="2025-07-21T15:08:34Z">
              <w:rPr/>
            </w:rPrChange>
          </w:rPr>
          <w:t xml:space="preserve">Say things like:</w:t>
          <w:br w:type="textWrapping"/>
        </w:r>
        <w:r w:rsidDel="00000000" w:rsidR="00000000" w:rsidRPr="00000000">
          <w:rPr>
            <w:i w:val="1"/>
            <w:iCs w:val="1"/>
            <w:rtl w:val="0"/>
            <w:rPrChange w:author="Magdalena Reith" w:id="3" w:date="2025-07-21T15:08:34Z">
              <w:rPr/>
            </w:rPrChange>
          </w:rPr>
          <w:t xml:space="preserve">“That’s a great question — and actually something we’ve been thinking about a lot.”</w:t>
          <w:br w:type="textWrapping"/>
          <w:t xml:space="preserve">“I totally understand the concern — we felt that too early on, before we found…”</w:t>
        </w:r>
      </w:ins>
    </w:p>
    <w:p w:rsidR="00000000" w:rsidDel="00000000" w:rsidP="00000000" w:rsidRDefault="00000000" w:rsidRPr="00000000" w14:paraId="000000CA">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And then: </w:t>
        </w:r>
        <w:r w:rsidDel="00000000" w:rsidR="00000000" w:rsidRPr="00000000">
          <w:rPr>
            <w:b w:val="1"/>
            <w:bCs w:val="1"/>
            <w:rtl w:val="0"/>
            <w:rPrChange w:author="Magdalena Reith" w:id="3" w:date="2025-07-21T15:08:34Z">
              <w:rPr/>
            </w:rPrChange>
          </w:rPr>
          <w:t xml:space="preserve">show them the work</w:t>
        </w:r>
        <w:r w:rsidDel="00000000" w:rsidR="00000000" w:rsidRPr="00000000">
          <w:rPr>
            <w:rtl w:val="0"/>
            <w:rPrChange w:author="Magdalena Reith" w:id="3" w:date="2025-07-21T15:08:34Z">
              <w:rPr/>
            </w:rPrChange>
          </w:rPr>
          <w:t xml:space="preserve">. The model. The traction. The IP.</w:t>
          <w:br w:type="textWrapping"/>
          <w:t xml:space="preserve">But </w:t>
        </w:r>
        <w:r w:rsidDel="00000000" w:rsidR="00000000" w:rsidRPr="00000000">
          <w:rPr>
            <w:i w:val="1"/>
            <w:iCs w:val="1"/>
            <w:rtl w:val="0"/>
            <w:rPrChange w:author="Magdalena Reith" w:id="3" w:date="2025-07-21T15:08:34Z">
              <w:rPr/>
            </w:rPrChange>
          </w:rPr>
          <w:t xml:space="preserve">only after they feel like they’re talking to a real human who gets it</w:t>
        </w:r>
        <w:r w:rsidDel="00000000" w:rsidR="00000000" w:rsidRPr="00000000">
          <w:rPr>
            <w:rtl w:val="0"/>
            <w:rPrChange w:author="Magdalena Reith" w:id="3" w:date="2025-07-21T15:08:34Z">
              <w:rPr/>
            </w:rPrChange>
          </w:rPr>
          <w:t xml:space="preserve">.</w:t>
        </w:r>
      </w:ins>
    </w:p>
    <w:p w:rsidR="00000000" w:rsidDel="00000000" w:rsidP="00000000" w:rsidRDefault="00000000" w:rsidRPr="00000000" w14:paraId="000000CB">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pict>
            <v:rect style="width:0.0pt;height:1.5pt" o:hr="t" o:hrstd="t" o:hralign="center" fillcolor="#A0A0A0" stroked="f"/>
          </w:pict>
        </w:r>
        <w:r w:rsidDel="00000000" w:rsidR="00000000" w:rsidRPr="00000000">
          <w:rPr>
            <w:rtl w:val="0"/>
          </w:rPr>
        </w:r>
      </w:ins>
    </w:p>
    <w:p w:rsidR="00000000" w:rsidDel="00000000" w:rsidP="00000000" w:rsidRDefault="00000000" w:rsidRPr="00000000" w14:paraId="000000CC">
      <w:pPr>
        <w:pStyle w:val="Heading2"/>
        <w:keepNext w:val="0"/>
        <w:keepLines w:val="0"/>
        <w:shd w:fill="ffffff" w:val="clear"/>
        <w:spacing w:after="80" w:lineRule="auto"/>
        <w:rPr>
          <w:ins w:author="Magdalena Reith" w:id="2" w:date="2025-07-21T15:08:34Z"/>
          <w:b w:val="1"/>
          <w:bCs w:val="1"/>
          <w:sz w:val="34"/>
          <w:szCs w:val="34"/>
          <w:rPrChange w:author="Magdalena Reith" w:id="3" w:date="2025-07-21T15:08:34Z">
            <w:rPr/>
          </w:rPrChange>
        </w:rPr>
      </w:pPr>
      <w:ins w:author="Magdalena Reith" w:id="2" w:date="2025-07-21T15:08:34Z">
        <w:bookmarkStart w:colFirst="0" w:colLast="0" w:name="_x5jkqxye9wxj" w:id="35"/>
        <w:bookmarkEnd w:id="35"/>
        <w:r w:rsidDel="00000000" w:rsidR="00000000" w:rsidRPr="00000000">
          <w:rPr>
            <w:b w:val="1"/>
            <w:bCs w:val="1"/>
            <w:sz w:val="34"/>
            <w:szCs w:val="34"/>
            <w:rtl w:val="0"/>
            <w:rPrChange w:author="Magdalena Reith" w:id="3" w:date="2025-07-21T15:08:34Z">
              <w:rPr/>
            </w:rPrChange>
          </w:rPr>
          <w:t xml:space="preserve">📈 What Investors (and Humans) Really Want</w:t>
        </w:r>
      </w:ins>
    </w:p>
    <w:p w:rsidR="00000000" w:rsidDel="00000000" w:rsidP="00000000" w:rsidRDefault="00000000" w:rsidRPr="00000000" w14:paraId="000000CD">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They want to believe </w:t>
        </w:r>
        <w:r w:rsidDel="00000000" w:rsidR="00000000" w:rsidRPr="00000000">
          <w:rPr>
            <w:b w:val="1"/>
            <w:bCs w:val="1"/>
            <w:rtl w:val="0"/>
            <w:rPrChange w:author="Magdalena Reith" w:id="3" w:date="2025-07-21T15:08:34Z">
              <w:rPr/>
            </w:rPrChange>
          </w:rPr>
          <w:t xml:space="preserve">you’re the one who can do this</w:t>
        </w:r>
        <w:r w:rsidDel="00000000" w:rsidR="00000000" w:rsidRPr="00000000">
          <w:rPr>
            <w:rtl w:val="0"/>
            <w:rPrChange w:author="Magdalena Reith" w:id="3" w:date="2025-07-21T15:08:34Z">
              <w:rPr/>
            </w:rPrChange>
          </w:rPr>
          <w:t xml:space="preserve">, yes.</w:t>
          <w:br w:type="textWrapping"/>
          <w:t xml:space="preserve">But they also want to believe:</w:t>
        </w:r>
      </w:ins>
    </w:p>
    <w:p w:rsidR="00000000" w:rsidDel="00000000" w:rsidP="00000000" w:rsidRDefault="00000000" w:rsidRPr="00000000" w14:paraId="000000CE">
      <w:pPr>
        <w:numPr>
          <w:ilvl w:val="0"/>
          <w:numId w:val="4"/>
        </w:numPr>
        <w:shd w:fill="ffffff" w:val="clear"/>
        <w:spacing w:after="0" w:afterAutospacing="0" w:before="240" w:lineRule="auto"/>
        <w:ind w:left="720" w:hanging="360"/>
        <w:rPr>
          <w:ins w:author="Magdalena Reith" w:id="2" w:date="2025-07-21T15:08:34Z"/>
        </w:rPr>
      </w:pPr>
      <w:ins w:author="Magdalena Reith" w:id="2" w:date="2025-07-21T15:08:34Z">
        <w:r w:rsidDel="00000000" w:rsidR="00000000" w:rsidRPr="00000000">
          <w:rPr>
            <w:b w:val="1"/>
            <w:bCs w:val="1"/>
            <w:rtl w:val="0"/>
            <w:rPrChange w:author="Magdalena Reith" w:id="3" w:date="2025-07-21T15:08:34Z">
              <w:rPr/>
            </w:rPrChange>
          </w:rPr>
          <w:t xml:space="preserve">You’re someone people will follow</w:t>
        </w:r>
      </w:ins>
    </w:p>
    <w:p w:rsidR="00000000" w:rsidDel="00000000" w:rsidP="00000000" w:rsidRDefault="00000000" w:rsidRPr="00000000" w14:paraId="000000CF">
      <w:pPr>
        <w:numPr>
          <w:ilvl w:val="0"/>
          <w:numId w:val="4"/>
        </w:numPr>
        <w:shd w:fill="ffffff" w:val="clear"/>
        <w:spacing w:after="0" w:afterAutospacing="0" w:before="0" w:beforeAutospacing="0" w:lineRule="auto"/>
        <w:ind w:left="720" w:hanging="360"/>
        <w:rPr>
          <w:ins w:author="Magdalena Reith" w:id="2" w:date="2025-07-21T15:08:34Z"/>
        </w:rPr>
      </w:pPr>
      <w:ins w:author="Magdalena Reith" w:id="2" w:date="2025-07-21T15:08:34Z">
        <w:r w:rsidDel="00000000" w:rsidR="00000000" w:rsidRPr="00000000">
          <w:rPr>
            <w:b w:val="1"/>
            <w:bCs w:val="1"/>
            <w:rtl w:val="0"/>
            <w:rPrChange w:author="Magdalena Reith" w:id="3" w:date="2025-07-21T15:08:34Z">
              <w:rPr/>
            </w:rPrChange>
          </w:rPr>
          <w:t xml:space="preserve">You’re someone partners and clients will trust</w:t>
        </w:r>
      </w:ins>
    </w:p>
    <w:p w:rsidR="00000000" w:rsidDel="00000000" w:rsidP="00000000" w:rsidRDefault="00000000" w:rsidRPr="00000000" w14:paraId="000000D0">
      <w:pPr>
        <w:numPr>
          <w:ilvl w:val="0"/>
          <w:numId w:val="4"/>
        </w:numPr>
        <w:shd w:fill="ffffff" w:val="clear"/>
        <w:spacing w:after="0" w:afterAutospacing="0" w:before="0" w:beforeAutospacing="0" w:lineRule="auto"/>
        <w:ind w:left="720" w:hanging="360"/>
        <w:rPr>
          <w:ins w:author="Magdalena Reith" w:id="2" w:date="2025-07-21T15:08:34Z"/>
        </w:rPr>
      </w:pPr>
      <w:ins w:author="Magdalena Reith" w:id="2" w:date="2025-07-21T15:08:34Z">
        <w:r w:rsidDel="00000000" w:rsidR="00000000" w:rsidRPr="00000000">
          <w:rPr>
            <w:b w:val="1"/>
            <w:bCs w:val="1"/>
            <w:rtl w:val="0"/>
            <w:rPrChange w:author="Magdalena Reith" w:id="3" w:date="2025-07-21T15:08:34Z">
              <w:rPr/>
            </w:rPrChange>
          </w:rPr>
          <w:t xml:space="preserve">You’re someone they’ll want to work with for the next 7–10 years</w:t>
        </w:r>
      </w:ins>
    </w:p>
    <w:p w:rsidR="00000000" w:rsidDel="00000000" w:rsidP="00000000" w:rsidRDefault="00000000" w:rsidRPr="00000000" w14:paraId="000000D1">
      <w:pPr>
        <w:numPr>
          <w:ilvl w:val="0"/>
          <w:numId w:val="4"/>
        </w:numPr>
        <w:shd w:fill="ffffff" w:val="clear"/>
        <w:spacing w:after="240" w:before="0" w:beforeAutospacing="0" w:lineRule="auto"/>
        <w:ind w:left="720" w:hanging="360"/>
        <w:rPr>
          <w:ins w:author="Magdalena Reith" w:id="2" w:date="2025-07-21T15:08:34Z"/>
        </w:rPr>
      </w:pPr>
      <w:ins w:author="Magdalena Reith" w:id="2" w:date="2025-07-21T15:08:34Z">
        <w:r w:rsidDel="00000000" w:rsidR="00000000" w:rsidRPr="00000000">
          <w:rPr>
            <w:b w:val="1"/>
            <w:bCs w:val="1"/>
            <w:rtl w:val="0"/>
            <w:rPrChange w:author="Magdalena Reith" w:id="3" w:date="2025-07-21T15:08:34Z">
              <w:rPr/>
            </w:rPrChange>
          </w:rPr>
          <w:t xml:space="preserve">You can lead a team without blowing it up</w:t>
        </w:r>
      </w:ins>
    </w:p>
    <w:p w:rsidR="00000000" w:rsidDel="00000000" w:rsidP="00000000" w:rsidRDefault="00000000" w:rsidRPr="00000000" w14:paraId="000000D2">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That comes through </w:t>
        </w:r>
        <w:r w:rsidDel="00000000" w:rsidR="00000000" w:rsidRPr="00000000">
          <w:rPr>
            <w:b w:val="1"/>
            <w:bCs w:val="1"/>
            <w:rtl w:val="0"/>
            <w:rPrChange w:author="Magdalena Reith" w:id="3" w:date="2025-07-21T15:08:34Z">
              <w:rPr/>
            </w:rPrChange>
          </w:rPr>
          <w:t xml:space="preserve">not in your deck</w:t>
        </w:r>
        <w:r w:rsidDel="00000000" w:rsidR="00000000" w:rsidRPr="00000000">
          <w:rPr>
            <w:rtl w:val="0"/>
            <w:rPrChange w:author="Magdalena Reith" w:id="3" w:date="2025-07-21T15:08:34Z">
              <w:rPr/>
            </w:rPrChange>
          </w:rPr>
          <w:t xml:space="preserve">, but in how you show up.</w:t>
        </w:r>
      </w:ins>
    </w:p>
    <w:p w:rsidR="00000000" w:rsidDel="00000000" w:rsidP="00000000" w:rsidRDefault="00000000" w:rsidRPr="00000000" w14:paraId="000000D3">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pict>
            <v:rect style="width:0.0pt;height:1.5pt" o:hr="t" o:hrstd="t" o:hralign="center" fillcolor="#A0A0A0" stroked="f"/>
          </w:pict>
        </w:r>
        <w:r w:rsidDel="00000000" w:rsidR="00000000" w:rsidRPr="00000000">
          <w:rPr>
            <w:rtl w:val="0"/>
          </w:rPr>
        </w:r>
      </w:ins>
    </w:p>
    <w:p w:rsidR="00000000" w:rsidDel="00000000" w:rsidP="00000000" w:rsidRDefault="00000000" w:rsidRPr="00000000" w14:paraId="000000D4">
      <w:pPr>
        <w:pStyle w:val="Heading2"/>
        <w:keepNext w:val="0"/>
        <w:keepLines w:val="0"/>
        <w:shd w:fill="ffffff" w:val="clear"/>
        <w:spacing w:after="80" w:lineRule="auto"/>
        <w:rPr>
          <w:ins w:author="Magdalena Reith" w:id="2" w:date="2025-07-21T15:08:34Z"/>
          <w:b w:val="1"/>
          <w:bCs w:val="1"/>
          <w:sz w:val="34"/>
          <w:szCs w:val="34"/>
          <w:rPrChange w:author="Magdalena Reith" w:id="3" w:date="2025-07-21T15:08:34Z">
            <w:rPr/>
          </w:rPrChange>
        </w:rPr>
      </w:pPr>
      <w:ins w:author="Magdalena Reith" w:id="2" w:date="2025-07-21T15:08:34Z">
        <w:bookmarkStart w:colFirst="0" w:colLast="0" w:name="_8hs7gzuh3tvu" w:id="36"/>
        <w:bookmarkEnd w:id="36"/>
        <w:r w:rsidDel="00000000" w:rsidR="00000000" w:rsidRPr="00000000">
          <w:rPr>
            <w:b w:val="1"/>
            <w:bCs w:val="1"/>
            <w:sz w:val="34"/>
            <w:szCs w:val="34"/>
            <w:rtl w:val="0"/>
            <w:rPrChange w:author="Magdalena Reith" w:id="3" w:date="2025-07-21T15:08:34Z">
              <w:rPr/>
            </w:rPrChange>
          </w:rPr>
          <w:t xml:space="preserve">🎯 Summary: Warmth First. Competence Second. Confidence Always.</w:t>
        </w:r>
      </w:ins>
    </w:p>
    <w:p w:rsidR="00000000" w:rsidDel="00000000" w:rsidP="00000000" w:rsidRDefault="00000000" w:rsidRPr="00000000" w14:paraId="000000D5">
      <w:pPr>
        <w:numPr>
          <w:ilvl w:val="0"/>
          <w:numId w:val="5"/>
        </w:numPr>
        <w:shd w:fill="ffffff" w:val="clear"/>
        <w:spacing w:after="0" w:afterAutospacing="0" w:before="240" w:lineRule="auto"/>
        <w:ind w:left="720" w:hanging="360"/>
        <w:rPr>
          <w:ins w:author="Magdalena Reith" w:id="2" w:date="2025-07-21T15:08:34Z"/>
        </w:rPr>
      </w:pPr>
      <w:ins w:author="Magdalena Reith" w:id="2" w:date="2025-07-21T15:08:34Z">
        <w:r w:rsidDel="00000000" w:rsidR="00000000" w:rsidRPr="00000000">
          <w:rPr>
            <w:rtl w:val="0"/>
            <w:rPrChange w:author="Magdalena Reith" w:id="3" w:date="2025-07-21T15:08:34Z">
              <w:rPr/>
            </w:rPrChange>
          </w:rPr>
          <w:t xml:space="preserve">Competence </w:t>
        </w:r>
        <w:r w:rsidDel="00000000" w:rsidR="00000000" w:rsidRPr="00000000">
          <w:rPr>
            <w:b w:val="1"/>
            <w:bCs w:val="1"/>
            <w:rtl w:val="0"/>
            <w:rPrChange w:author="Magdalena Reith" w:id="3" w:date="2025-07-21T15:08:34Z">
              <w:rPr/>
            </w:rPrChange>
          </w:rPr>
          <w:t xml:space="preserve">without</w:t>
        </w:r>
        <w:r w:rsidDel="00000000" w:rsidR="00000000" w:rsidRPr="00000000">
          <w:rPr>
            <w:rtl w:val="0"/>
            <w:rPrChange w:author="Magdalena Reith" w:id="3" w:date="2025-07-21T15:08:34Z">
              <w:rPr/>
            </w:rPrChange>
          </w:rPr>
          <w:t xml:space="preserve"> warmth = threat or arrogance</w:t>
        </w:r>
      </w:ins>
    </w:p>
    <w:p w:rsidR="00000000" w:rsidDel="00000000" w:rsidP="00000000" w:rsidRDefault="00000000" w:rsidRPr="00000000" w14:paraId="000000D6">
      <w:pPr>
        <w:numPr>
          <w:ilvl w:val="0"/>
          <w:numId w:val="5"/>
        </w:numPr>
        <w:shd w:fill="ffffff" w:val="clear"/>
        <w:spacing w:after="0" w:afterAutospacing="0" w:before="0" w:beforeAutospacing="0" w:lineRule="auto"/>
        <w:ind w:left="720" w:hanging="360"/>
        <w:rPr>
          <w:ins w:author="Magdalena Reith" w:id="2" w:date="2025-07-21T15:08:34Z"/>
        </w:rPr>
      </w:pPr>
      <w:ins w:author="Magdalena Reith" w:id="2" w:date="2025-07-21T15:08:34Z">
        <w:r w:rsidDel="00000000" w:rsidR="00000000" w:rsidRPr="00000000">
          <w:rPr>
            <w:rtl w:val="0"/>
            <w:rPrChange w:author="Magdalena Reith" w:id="3" w:date="2025-07-21T15:08:34Z">
              <w:rPr/>
            </w:rPrChange>
          </w:rPr>
          <w:t xml:space="preserve">Warmth </w:t>
        </w:r>
        <w:r w:rsidDel="00000000" w:rsidR="00000000" w:rsidRPr="00000000">
          <w:rPr>
            <w:b w:val="1"/>
            <w:bCs w:val="1"/>
            <w:rtl w:val="0"/>
            <w:rPrChange w:author="Magdalena Reith" w:id="3" w:date="2025-07-21T15:08:34Z">
              <w:rPr/>
            </w:rPrChange>
          </w:rPr>
          <w:t xml:space="preserve">without</w:t>
        </w:r>
        <w:r w:rsidDel="00000000" w:rsidR="00000000" w:rsidRPr="00000000">
          <w:rPr>
            <w:rtl w:val="0"/>
            <w:rPrChange w:author="Magdalena Reith" w:id="3" w:date="2025-07-21T15:08:34Z">
              <w:rPr/>
            </w:rPrChange>
          </w:rPr>
          <w:t xml:space="preserve"> competence = likable but risky</w:t>
        </w:r>
      </w:ins>
    </w:p>
    <w:p w:rsidR="00000000" w:rsidDel="00000000" w:rsidP="00000000" w:rsidRDefault="00000000" w:rsidRPr="00000000" w14:paraId="000000D7">
      <w:pPr>
        <w:numPr>
          <w:ilvl w:val="0"/>
          <w:numId w:val="5"/>
        </w:numPr>
        <w:shd w:fill="ffffff" w:val="clear"/>
        <w:spacing w:after="240" w:before="0" w:beforeAutospacing="0" w:lineRule="auto"/>
        <w:ind w:left="720" w:hanging="360"/>
        <w:rPr>
          <w:ins w:author="Magdalena Reith" w:id="2" w:date="2025-07-21T15:08:34Z"/>
        </w:rPr>
      </w:pPr>
      <w:ins w:author="Magdalena Reith" w:id="2" w:date="2025-07-21T15:08:34Z">
        <w:r w:rsidDel="00000000" w:rsidR="00000000" w:rsidRPr="00000000">
          <w:rPr>
            <w:rtl w:val="0"/>
            <w:rPrChange w:author="Magdalena Reith" w:id="3" w:date="2025-07-21T15:08:34Z">
              <w:rPr/>
            </w:rPrChange>
          </w:rPr>
          <w:t xml:space="preserve">The sweet spot:</w:t>
          <w:br w:type="textWrapping"/>
          <w:t xml:space="preserve">💡 </w:t>
        </w:r>
        <w:r w:rsidDel="00000000" w:rsidR="00000000" w:rsidRPr="00000000">
          <w:rPr>
            <w:i w:val="1"/>
            <w:iCs w:val="1"/>
            <w:rtl w:val="0"/>
            <w:rPrChange w:author="Magdalena Reith" w:id="3" w:date="2025-07-21T15:08:34Z">
              <w:rPr/>
            </w:rPrChange>
          </w:rPr>
          <w:t xml:space="preserve">“I trust this person — and I believe they’ll figure it out.”</w:t>
        </w:r>
      </w:ins>
    </w:p>
    <w:p w:rsidR="00000000" w:rsidDel="00000000" w:rsidP="00000000" w:rsidRDefault="00000000" w:rsidRPr="00000000" w14:paraId="000000D8">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Change w:author="Magdalena Reith" w:id="3" w:date="2025-07-21T15:08:34Z">
              <w:rPr/>
            </w:rPrChange>
          </w:rPr>
          <w:t xml:space="preserve">That’s how you win people over.</w:t>
          <w:br w:type="textWrapping"/>
          <w:t xml:space="preserve">Not by trying to impress — but by making them feel confident, connected, and convinced.</w:t>
        </w:r>
      </w:ins>
    </w:p>
    <w:p w:rsidR="00000000" w:rsidDel="00000000" w:rsidP="00000000" w:rsidRDefault="00000000" w:rsidRPr="00000000" w14:paraId="000000D9">
      <w:pPr>
        <w:shd w:fill="ffffff" w:val="clear"/>
        <w:spacing w:after="240" w:before="240" w:lineRule="auto"/>
        <w:rPr>
          <w:ins w:author="Magdalena Reith" w:id="2" w:date="2025-07-21T15:08:34Z"/>
          <w:rPrChange w:author="Magdalena Reith" w:id="3" w:date="2025-07-21T15:08:34Z">
            <w:rPr/>
          </w:rPrChange>
        </w:rPr>
      </w:pPr>
      <w:ins w:author="Magdalena Reith" w:id="2" w:date="2025-07-21T15:08:34Z">
        <w:r w:rsidDel="00000000" w:rsidR="00000000" w:rsidRPr="00000000">
          <w:rPr>
            <w:rtl w:val="0"/>
          </w:rPr>
        </w:r>
      </w:ins>
    </w:p>
    <w:p w:rsidR="00000000" w:rsidDel="00000000" w:rsidP="00000000" w:rsidRDefault="00000000" w:rsidRPr="00000000" w14:paraId="000000DA">
      <w:pPr>
        <w:shd w:fill="ffffff" w:val="clear"/>
        <w:spacing w:after="240" w:before="240" w:lineRule="auto"/>
        <w:rPr/>
      </w:pPr>
      <w:r w:rsidDel="00000000" w:rsidR="00000000" w:rsidRPr="00000000">
        <w:rPr>
          <w:rtl w:val="0"/>
        </w:rPr>
      </w:r>
    </w:p>
    <w:p w:rsidR="00000000" w:rsidDel="00000000" w:rsidP="00000000" w:rsidRDefault="00000000" w:rsidRPr="00000000" w14:paraId="000000DB">
      <w:pPr>
        <w:pStyle w:val="Heading3"/>
        <w:keepNext w:val="0"/>
        <w:keepLines w:val="0"/>
        <w:shd w:fill="ffffff" w:val="clear"/>
        <w:spacing w:after="80" w:lineRule="auto"/>
        <w:rPr>
          <w:b w:val="1"/>
          <w:bCs w:val="1"/>
        </w:rPr>
      </w:pPr>
      <w:bookmarkStart w:colFirst="0" w:colLast="0" w:name="_jswxvmt55cab" w:id="37"/>
      <w:bookmarkEnd w:id="37"/>
      <w:r w:rsidDel="00000000" w:rsidR="00000000" w:rsidRPr="00000000">
        <w:rPr>
          <w:b w:val="1"/>
          <w:bCs w:val="1"/>
          <w:rtl w:val="0"/>
        </w:rPr>
        <w:t xml:space="preserve">Narrow Down Your Target Audience</w:t>
      </w:r>
    </w:p>
    <w:p w:rsidR="00000000" w:rsidDel="00000000" w:rsidP="00000000" w:rsidRDefault="00000000" w:rsidRPr="00000000" w14:paraId="000000DC">
      <w:pPr>
        <w:shd w:fill="ffffff" w:val="clear"/>
        <w:spacing w:after="240" w:before="240" w:lineRule="auto"/>
        <w:rPr/>
      </w:pPr>
      <w:r w:rsidDel="00000000" w:rsidR="00000000" w:rsidRPr="00000000">
        <w:rPr>
          <w:rtl w:val="0"/>
        </w:rPr>
        <w:t xml:space="preserve">Preparation is half the battle when it comes to pitching. Your efforts can only do so much for you if they're not tailored to suit the investors on the other end of the table. That's why you need to thoroughly research who you're going to be talking to.</w:t>
      </w:r>
    </w:p>
    <w:p w:rsidR="00000000" w:rsidDel="00000000" w:rsidP="00000000" w:rsidRDefault="00000000" w:rsidRPr="00000000" w14:paraId="000000DD">
      <w:pPr>
        <w:shd w:fill="ffffff" w:val="clear"/>
        <w:spacing w:after="240" w:before="240" w:lineRule="auto"/>
        <w:rPr/>
      </w:pPr>
      <w:r w:rsidDel="00000000" w:rsidR="00000000" w:rsidRPr="00000000">
        <w:rPr>
          <w:rtl w:val="0"/>
        </w:rPr>
        <w:t xml:space="preserve">Take a close look at the other types of businesses they invest in and the degree to which they tend to be involved in those companies' operations. Get a feel for how new they are to investing. And see if you can learn more about their individual personalities.</w:t>
      </w:r>
    </w:p>
    <w:p w:rsidR="00000000" w:rsidDel="00000000" w:rsidP="00000000" w:rsidRDefault="00000000" w:rsidRPr="00000000" w14:paraId="000000DE">
      <w:pPr>
        <w:pStyle w:val="Heading3"/>
        <w:keepNext w:val="0"/>
        <w:keepLines w:val="0"/>
        <w:shd w:fill="ffffff" w:val="clear"/>
        <w:spacing w:after="80" w:lineRule="auto"/>
        <w:rPr>
          <w:b w:val="1"/>
          <w:bCs w:val="1"/>
        </w:rPr>
      </w:pPr>
      <w:bookmarkStart w:colFirst="0" w:colLast="0" w:name="_jdmrgfw62p3p" w:id="38"/>
      <w:bookmarkEnd w:id="38"/>
      <w:r w:rsidDel="00000000" w:rsidR="00000000" w:rsidRPr="00000000">
        <w:rPr>
          <w:b w:val="1"/>
          <w:bCs w:val="1"/>
          <w:rtl w:val="0"/>
        </w:rPr>
        <w:t xml:space="preserve">Market Research</w:t>
      </w:r>
    </w:p>
    <w:p w:rsidR="00000000" w:rsidDel="00000000" w:rsidP="00000000" w:rsidRDefault="00000000" w:rsidRPr="00000000" w14:paraId="000000DF">
      <w:pPr>
        <w:shd w:fill="ffffff" w:val="clear"/>
        <w:spacing w:after="240" w:before="240" w:lineRule="auto"/>
        <w:rPr/>
      </w:pPr>
      <w:r w:rsidDel="00000000" w:rsidR="00000000" w:rsidRPr="00000000">
        <w:rPr>
          <w:rtl w:val="0"/>
        </w:rPr>
        <w:t xml:space="preserve">One of the best ways to prepare an effective pitch is to have your market research done and organized. Being able to demonstrate an ability to compile, analyze, and draw meaningful conclusions from market data shows investors that you're dedicated, incisive, and trustworthy.</w:t>
      </w:r>
    </w:p>
    <w:p w:rsidR="00000000" w:rsidDel="00000000" w:rsidP="00000000" w:rsidRDefault="00000000" w:rsidRPr="00000000" w14:paraId="000000E0">
      <w:pPr>
        <w:shd w:fill="ffffff" w:val="clear"/>
        <w:spacing w:after="240" w:before="240" w:lineRule="auto"/>
        <w:rPr/>
      </w:pPr>
      <w:r w:rsidDel="00000000" w:rsidR="00000000" w:rsidRPr="00000000">
        <w:rPr>
          <w:rtl w:val="0"/>
        </w:rPr>
        <w:t xml:space="preserve">It can make your idea seem sounder. If you can show that market trends are conducive to your offering's success, you'll make your pitch significantly more interesting than it would be if it was based on conjecture.</w:t>
      </w:r>
    </w:p>
    <w:p w:rsidR="00000000" w:rsidDel="00000000" w:rsidP="00000000" w:rsidRDefault="00000000" w:rsidRPr="00000000" w14:paraId="000000E1">
      <w:pPr>
        <w:pStyle w:val="Heading3"/>
        <w:keepNext w:val="0"/>
        <w:keepLines w:val="0"/>
        <w:shd w:fill="ffffff" w:val="clear"/>
        <w:spacing w:after="80" w:lineRule="auto"/>
        <w:rPr>
          <w:b w:val="1"/>
          <w:bCs w:val="1"/>
        </w:rPr>
      </w:pPr>
      <w:bookmarkStart w:colFirst="0" w:colLast="0" w:name="_6mfjzfzij860" w:id="39"/>
      <w:bookmarkEnd w:id="39"/>
      <w:r w:rsidDel="00000000" w:rsidR="00000000" w:rsidRPr="00000000">
        <w:rPr>
          <w:b w:val="1"/>
          <w:bCs w:val="1"/>
          <w:rtl w:val="0"/>
        </w:rPr>
        <w:t xml:space="preserve">Create a Business Plan and Model</w:t>
      </w:r>
    </w:p>
    <w:p w:rsidR="00000000" w:rsidDel="00000000" w:rsidP="00000000" w:rsidRDefault="00000000" w:rsidRPr="00000000" w14:paraId="000000E2">
      <w:pPr>
        <w:shd w:fill="ffffff" w:val="clear"/>
        <w:spacing w:after="240" w:before="240" w:lineRule="auto"/>
        <w:rPr/>
      </w:pPr>
      <w:r w:rsidDel="00000000" w:rsidR="00000000" w:rsidRPr="00000000">
        <w:rPr>
          <w:rtl w:val="0"/>
        </w:rPr>
        <w:t xml:space="preserve">If you want investors to take you seriously, you can't just walk in with an idea and nothing else. Even the most exciting concept means nothing without concrete plans behind it.</w:t>
      </w:r>
    </w:p>
    <w:p w:rsidR="00000000" w:rsidDel="00000000" w:rsidP="00000000" w:rsidRDefault="00000000" w:rsidRPr="00000000" w14:paraId="000000E3">
      <w:pPr>
        <w:shd w:fill="ffffff" w:val="clear"/>
        <w:spacing w:after="240" w:before="240" w:lineRule="auto"/>
        <w:rPr/>
      </w:pPr>
      <w:r w:rsidDel="00000000" w:rsidR="00000000" w:rsidRPr="00000000">
        <w:rPr>
          <w:rtl w:val="0"/>
        </w:rPr>
        <w:t xml:space="preserve">At the end of the day, investors are investing to make money, and you need to demonstrate that you have the framework and courses of action in place to deliver on that. You also need to give them an outline of the return they can expect to see on their investments. A sound business plan isn't impressive if you can't show accurate, attainable, intriguing results that will stem from it.</w:t>
      </w:r>
    </w:p>
    <w:p w:rsidR="00000000" w:rsidDel="00000000" w:rsidP="00000000" w:rsidRDefault="00000000" w:rsidRPr="00000000" w14:paraId="000000E4">
      <w:pPr>
        <w:pStyle w:val="Heading2"/>
        <w:keepNext w:val="0"/>
        <w:keepLines w:val="0"/>
        <w:shd w:fill="ffffff" w:val="clear"/>
        <w:spacing w:after="80" w:lineRule="auto"/>
        <w:rPr>
          <w:b w:val="1"/>
          <w:bCs w:val="1"/>
          <w:sz w:val="34"/>
          <w:szCs w:val="34"/>
        </w:rPr>
      </w:pPr>
      <w:bookmarkStart w:colFirst="0" w:colLast="0" w:name="_43vxwltam9z7" w:id="40"/>
      <w:bookmarkEnd w:id="40"/>
      <w:r w:rsidDel="00000000" w:rsidR="00000000" w:rsidRPr="00000000">
        <w:rPr>
          <w:b w:val="1"/>
          <w:bCs w:val="1"/>
          <w:sz w:val="34"/>
          <w:szCs w:val="34"/>
          <w:rtl w:val="0"/>
        </w:rPr>
        <w:t xml:space="preserve">Presentation Mistakes to Avoid</w:t>
      </w:r>
    </w:p>
    <w:p w:rsidR="00000000" w:rsidDel="00000000" w:rsidP="00000000" w:rsidRDefault="00000000" w:rsidRPr="00000000" w14:paraId="000000E5">
      <w:pPr>
        <w:shd w:fill="ffffff" w:val="clear"/>
        <w:spacing w:after="240" w:before="240" w:lineRule="auto"/>
        <w:rPr/>
      </w:pPr>
      <w:r w:rsidDel="00000000" w:rsidR="00000000" w:rsidRPr="00000000">
        <w:rPr>
          <w:rtl w:val="0"/>
        </w:rPr>
        <w:t xml:space="preserve">When making a pitch, there are some important things not to do:</w:t>
      </w:r>
    </w:p>
    <w:p w:rsidR="00000000" w:rsidDel="00000000" w:rsidP="00000000" w:rsidRDefault="00000000" w:rsidRPr="00000000" w14:paraId="000000E6">
      <w:pPr>
        <w:numPr>
          <w:ilvl w:val="0"/>
          <w:numId w:val="13"/>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240" w:lineRule="auto"/>
        <w:ind w:left="720" w:hanging="360"/>
      </w:pPr>
      <w:r w:rsidDel="00000000" w:rsidR="00000000" w:rsidRPr="00000000">
        <w:rPr>
          <w:rtl w:val="0"/>
        </w:rPr>
        <w:t xml:space="preserve">Be late for the meeting.</w:t>
      </w:r>
    </w:p>
    <w:p w:rsidR="00000000" w:rsidDel="00000000" w:rsidP="00000000" w:rsidRDefault="00000000" w:rsidRPr="00000000" w14:paraId="000000E7">
      <w:pPr>
        <w:numPr>
          <w:ilvl w:val="0"/>
          <w:numId w:val="13"/>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pPr>
      <w:r w:rsidDel="00000000" w:rsidR="00000000" w:rsidRPr="00000000">
        <w:rPr>
          <w:rtl w:val="0"/>
        </w:rPr>
        <w:t xml:space="preserve">Dress inappropriately. What's appropriate will depend on your audience and your company/product brand.</w:t>
      </w:r>
    </w:p>
    <w:p w:rsidR="00000000" w:rsidDel="00000000" w:rsidP="00000000" w:rsidRDefault="00000000" w:rsidRPr="00000000" w14:paraId="000000E8">
      <w:pPr>
        <w:numPr>
          <w:ilvl w:val="0"/>
          <w:numId w:val="13"/>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pPr>
      <w:r w:rsidDel="00000000" w:rsidR="00000000" w:rsidRPr="00000000">
        <w:rPr>
          <w:rtl w:val="0"/>
        </w:rPr>
        <w:t xml:space="preserve">Fail to convey clear benefits for your intended target market.</w:t>
      </w:r>
    </w:p>
    <w:p w:rsidR="00000000" w:rsidDel="00000000" w:rsidP="00000000" w:rsidRDefault="00000000" w:rsidRPr="00000000" w14:paraId="000000E9">
      <w:pPr>
        <w:numPr>
          <w:ilvl w:val="0"/>
          <w:numId w:val="13"/>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pPr>
      <w:r w:rsidDel="00000000" w:rsidR="00000000" w:rsidRPr="00000000">
        <w:rPr>
          <w:rtl w:val="0"/>
        </w:rPr>
        <w:t xml:space="preserve">Use terminology, lingo, or acronyms your audience may not recognize.</w:t>
      </w:r>
    </w:p>
    <w:p w:rsidR="00000000" w:rsidDel="00000000" w:rsidP="00000000" w:rsidRDefault="00000000" w:rsidRPr="00000000" w14:paraId="000000EA">
      <w:pPr>
        <w:numPr>
          <w:ilvl w:val="0"/>
          <w:numId w:val="13"/>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pPr>
      <w:r w:rsidDel="00000000" w:rsidR="00000000" w:rsidRPr="00000000">
        <w:rPr>
          <w:rtl w:val="0"/>
        </w:rPr>
        <w:t xml:space="preserve">Talk over or interrupt those in your audience.</w:t>
      </w:r>
    </w:p>
    <w:p w:rsidR="00000000" w:rsidDel="00000000" w:rsidP="00000000" w:rsidRDefault="00000000" w:rsidRPr="00000000" w14:paraId="000000EB">
      <w:pPr>
        <w:numPr>
          <w:ilvl w:val="0"/>
          <w:numId w:val="13"/>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pPr>
      <w:r w:rsidDel="00000000" w:rsidR="00000000" w:rsidRPr="00000000">
        <w:rPr>
          <w:rtl w:val="0"/>
        </w:rPr>
        <w:t xml:space="preserve">Be self-congratulatory; e.g., "This is a great idea/product!"</w:t>
      </w:r>
    </w:p>
    <w:p w:rsidR="00000000" w:rsidDel="00000000" w:rsidP="00000000" w:rsidRDefault="00000000" w:rsidRPr="00000000" w14:paraId="000000EC">
      <w:pPr>
        <w:numPr>
          <w:ilvl w:val="0"/>
          <w:numId w:val="13"/>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pPr>
      <w:r w:rsidDel="00000000" w:rsidR="00000000" w:rsidRPr="00000000">
        <w:rPr>
          <w:rtl w:val="0"/>
        </w:rPr>
        <w:t xml:space="preserve">Argue with your potential investors.</w:t>
      </w:r>
    </w:p>
    <w:p w:rsidR="00000000" w:rsidDel="00000000" w:rsidP="00000000" w:rsidRDefault="00000000" w:rsidRPr="00000000" w14:paraId="000000ED">
      <w:pPr>
        <w:numPr>
          <w:ilvl w:val="0"/>
          <w:numId w:val="13"/>
        </w:numPr>
        <w:pBdr>
          <w:top w:color="e5e7eb" w:space="0" w:sz="0" w:val="none"/>
          <w:left w:color="e5e7eb" w:space="0" w:sz="0" w:val="none"/>
          <w:bottom w:color="e5e7eb" w:space="0" w:sz="0" w:val="none"/>
          <w:right w:color="e5e7eb" w:space="0" w:sz="0" w:val="none"/>
          <w:between w:color="e5e7eb" w:space="0" w:sz="0" w:val="none"/>
        </w:pBdr>
        <w:shd w:fill="ffffff" w:val="clear"/>
        <w:spacing w:after="240" w:before="0" w:beforeAutospacing="0" w:lineRule="auto"/>
        <w:ind w:left="720" w:hanging="360"/>
      </w:pPr>
      <w:r w:rsidDel="00000000" w:rsidR="00000000" w:rsidRPr="00000000">
        <w:rPr>
          <w:rtl w:val="0"/>
        </w:rPr>
        <w:t xml:space="preserve">Bring up deal details, like pricing, too early.</w:t>
      </w:r>
    </w:p>
    <w:p w:rsidR="00000000" w:rsidDel="00000000" w:rsidP="00000000" w:rsidRDefault="00000000" w:rsidRPr="00000000" w14:paraId="000000EE">
      <w:pPr>
        <w:pStyle w:val="Heading2"/>
        <w:keepNext w:val="0"/>
        <w:keepLines w:val="0"/>
        <w:shd w:fill="ffffff" w:val="clear"/>
        <w:spacing w:after="80" w:lineRule="auto"/>
        <w:rPr>
          <w:b w:val="1"/>
          <w:bCs w:val="1"/>
          <w:sz w:val="34"/>
          <w:szCs w:val="34"/>
        </w:rPr>
      </w:pPr>
      <w:bookmarkStart w:colFirst="0" w:colLast="0" w:name="_akqku4fi3ffm" w:id="41"/>
      <w:bookmarkEnd w:id="41"/>
      <w:r w:rsidDel="00000000" w:rsidR="00000000" w:rsidRPr="00000000">
        <w:rPr>
          <w:b w:val="1"/>
          <w:bCs w:val="1"/>
          <w:sz w:val="34"/>
          <w:szCs w:val="34"/>
          <w:rtl w:val="0"/>
        </w:rPr>
        <w:t xml:space="preserve">Conclusion</w:t>
      </w:r>
    </w:p>
    <w:p w:rsidR="00000000" w:rsidDel="00000000" w:rsidP="00000000" w:rsidRDefault="00000000" w:rsidRPr="00000000" w14:paraId="000000EF">
      <w:pPr>
        <w:shd w:fill="ffffff" w:val="clear"/>
        <w:spacing w:after="240" w:before="240" w:lineRule="auto"/>
        <w:rPr/>
      </w:pPr>
      <w:r w:rsidDel="00000000" w:rsidR="00000000" w:rsidRPr="00000000">
        <w:rPr>
          <w:rtl w:val="0"/>
        </w:rPr>
        <w:t xml:space="preserve">Effective pitch training is a critical component of securing funding for your startup. By knowing your audience, developing your narrative, practicing, engaging your audience, and being prepared for questions, you'll be well-equipped to deliver a compelling pitch that captures the attention of potential investors and propels your business toward success.</w:t>
      </w:r>
    </w:p>
    <w:p w:rsidR="00000000" w:rsidDel="00000000" w:rsidP="00000000" w:rsidRDefault="00000000" w:rsidRPr="00000000" w14:paraId="000000F0">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gdalena Reith" w:id="0" w:date="2025-07-21T14:48:15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Bonus: Have Slides Ready as Backup</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critical questions (like financials, go-to-market, or tech architecture), prepare extra backup slides in your deck. This turns vague answers into proof and shows you’re not just talking — you’re executing.</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 “What’s your CAC and LTV projection based on?”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“Let me show you — we’ve modelled it in our GTM financials slide in backup.”</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builds trust instantly.</w:t>
      </w:r>
    </w:p>
  </w:comment>
  <w:comment w:author="Magdalena Reith" w:id="6" w:date="2025-07-21T15:08:45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w:t>
      </w:r>
    </w:p>
  </w:comment>
  <w:comment w:author="Magdalena Reith" w:id="5" w:date="2025-07-21T15:04:12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would probably the place for the Q&amp;A I added above. This can be a whole chapter</w:t>
      </w:r>
    </w:p>
  </w:comment>
  <w:comment w:author="Magdalena Reith" w:id="1" w:date="2025-07-21T14:39:57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Q&amp;A Session: Where Confidence Is Truly Tested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Founders often nail the pitch — rehearsed, polished, full of energy.</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 moment the Q&amp;A begins, the confidence drops.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Because you can't fully script Q&amp;A — and that uncertainty makes even strong founders insecure. But there’s a method to make this phase your secret weapon: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FAQ List Every Startup Needs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Treat your Q&amp;A like a product: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it. Iterate it. Scale it.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 it down into key sections and start collecting questions: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Market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big is your TAM — and how did you calculate it?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now? What's changed in this market?</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are your direct vs. indirect competitors?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Financials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your burn rate and runway?</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assumptions are behind your revenue projections?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your unit economics model look like at scale?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this team for this problem?</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are the experience gaps — and how will you fill them?</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motivates you to build this?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 / Tech</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your moat or defensibility?</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IP involved? What’s filed?</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far are you from v1 / commercial readiness?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Traction / Validation</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have you validated so far? Any paying customers?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churn look like?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share early testimonials or metrics?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&amp; Roadmap</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your next 3 big milestones?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success look like in 12–24 months?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gave you €500K tomorrow, how exactly would you spend it?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 Tip: Train Q&amp;A Like a Muscle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you pitch, do this: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ChatGPT (or similar) to generate 100–200 questions investors might ask about your startup.</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them all in writing. No fluff — sharp, concise, real.</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your living Q&amp;A log: Every time someone asks a question, add it to the doc and refine your answer.</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You’ll build a founder reflex. Nothing will surprise you — and investors will feel it.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Bonus: Have Slides Ready as Backup</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critical questions (like financials, go-to-market, or tech architecture), prepare extra backup slides in your deck. This turns vague answ</w:t>
      </w:r>
    </w:p>
  </w:comment>
  <w:comment w:author="Magdalena Reith" w:id="2" w:date="2025-07-21T14:46:56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 Mastering the Q&amp;A: From Reactive to Strategic</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Q&amp;A session is where true investor trust is built. It’s less about knowing every answer, and more about how you think, respond, and handle pressure.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if the pitch is only 5 minutes long, a smart founder knows how to use the Q&amp;A to extend the story, build conviction — and steer the conversation, without avoiding anything.</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First, It’s Not Just Q&amp;A — It’s a Conversation</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Founders often feel they’re on the defensive in Q&amp;A. Flip that mindset.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It’s not an interrogation.</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It’s a two-way conversation.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And you’re still in charge of the narrative.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 Q&amp;A Tactics That Signal Strength</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Repeat or Reframe the Question</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buys you a second to think — and shows you listened.</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question — you’re asking how our GTM scales past year one, right?”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make sure I understood — are you asking about our market entry logic, or how we build defensibility over time?”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to clarify — when you say ‘conversion’, do you mean from user to paying customer or from lead to signup?”</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Use a Two-Step Answer</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 makes you sound crisp, not scrambled.</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 answer: Yes, we already validated this in two pilots. Slightly longer answer: One was with a Tier 1 client, the other with a mid-market use case — we saw 38% engagement improvement in both.”</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Dissect Multi-Part Questions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answer in three parts: First, how we acquire users. Second, what that costs. And third, how it scales with margin.”</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Shows calm thinking and mental structure — gold in investor conversations.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Own It If You Don’t Know — But Use It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really good point — we haven’t run that analysis yet. But we’ll definitely add it to our model and follow up.”</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better: write it down in front of them. That shows respect and seriousness.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Make the Other Side Feel Understood</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Especially in group settings, like partner meetings or IC calls, acknowledge the quality and intent behind the question</w:t>
      </w:r>
    </w:p>
  </w:comment>
  <w:comment w:author="Magdalena Reith" w:id="3" w:date="2025-07-21T14:47:35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(partly repeated) 5. Make the Other Side Feel Understood</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Especially in group settings, like partner meetings or IC calls, acknowledge the quality and intent behind the question:</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very thoughtful question — and something we’ve actually worked on intensely recently.”</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exactly the tension we’ve been trying to solve — really appreciate you raising it.”</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makes people feel seen and heard — and they’re more likely to root for you.</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Use Q&amp;A to Steer the Conversation</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dodging the question, use it as a bridge to reintroduce a key message: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“Happy to explain. Our defensibility is based on two things: our proprietary data — and what we didn’t get to cover in the pitch is our community adoption strategy. Want to hear a 30-second version?”</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your hidden bonus time — use it to push your strongest points back into the room.</w:t>
      </w:r>
    </w:p>
  </w:comment>
  <w:comment w:author="Magdalena Reith" w:id="4" w:date="2025-07-21T14:51:12Z">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 Stay Calm, Stay Human: How You Come Across Matters More Than You Think</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just what you say — it’s how you make the other side feel that people remember.</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Never Get Defensive — Always Stay Friendly</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if a question feels off, critical, or misinformed:</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cut off.</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correct harshly.</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say: “I don’t think that’s a problem.”</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acknowledge and redirect with empathy:</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totally see where you’re coming from — and we’ve actually thought a lot about that exact risk…”</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fair concern, and one we hear often — here’s how we’ve addressed it so far…”</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makes the other side feel heard, not shut down. And that’s everything.</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Language Speaks Louder Than Slides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Investors aren’t just listening. They’re watching you. Closely.</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Q&amp;A, nervous body language gives you away — even if your answer is great.</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Watch for these common tells: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Pulling your body away from the table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Scratching, fidgeting, tapping</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at your cofounder before answering</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Shrinking posture or rushed breathing</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signal insecurity — even if your content is solid.</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to do instead:</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 still but open</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Breathe before answering</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eye contact, nod with acknowledgment</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Smile genuinely when appropriate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hand gestures to clarify, not to cover</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is physical. Your body should say:</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got this. I know my stuff. I’m the right person to build this company.”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